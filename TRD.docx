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A9A5" w14:textId="77777777" w:rsidR="00E56E52" w:rsidRDefault="00000000" w:rsidP="00820575">
      <w:pPr>
        <w:spacing w:before="1440" w:after="200"/>
        <w:jc w:val="center"/>
      </w:pPr>
      <w:r>
        <w:rPr>
          <w:b/>
          <w:bCs/>
          <w:color w:val="1F4E79"/>
          <w:sz w:val="40"/>
          <w:szCs w:val="40"/>
        </w:rPr>
        <w:t>TECHNICAL REQUIREMENT DOCUMENT (TRD)</w:t>
      </w:r>
    </w:p>
    <w:p w14:paraId="6C2B237D" w14:textId="77777777" w:rsidR="00E56E52" w:rsidRDefault="00000000">
      <w:pPr>
        <w:spacing w:before="200" w:after="100"/>
        <w:jc w:val="center"/>
      </w:pPr>
      <w:proofErr w:type="spellStart"/>
      <w:r>
        <w:rPr>
          <w:b/>
          <w:bCs/>
          <w:color w:val="2E75B6"/>
          <w:sz w:val="32"/>
          <w:szCs w:val="32"/>
        </w:rPr>
        <w:t>Sistem</w:t>
      </w:r>
      <w:proofErr w:type="spellEnd"/>
      <w:r>
        <w:rPr>
          <w:b/>
          <w:bCs/>
          <w:color w:val="2E75B6"/>
          <w:sz w:val="32"/>
          <w:szCs w:val="32"/>
        </w:rPr>
        <w:t xml:space="preserve"> </w:t>
      </w:r>
      <w:proofErr w:type="spellStart"/>
      <w:r>
        <w:rPr>
          <w:b/>
          <w:bCs/>
          <w:color w:val="2E75B6"/>
          <w:sz w:val="32"/>
          <w:szCs w:val="32"/>
        </w:rPr>
        <w:t>Analisis</w:t>
      </w:r>
      <w:proofErr w:type="spellEnd"/>
      <w:r>
        <w:rPr>
          <w:b/>
          <w:bCs/>
          <w:color w:val="2E75B6"/>
          <w:sz w:val="32"/>
          <w:szCs w:val="32"/>
        </w:rPr>
        <w:t xml:space="preserve"> </w:t>
      </w:r>
      <w:proofErr w:type="spellStart"/>
      <w:r>
        <w:rPr>
          <w:b/>
          <w:bCs/>
          <w:color w:val="2E75B6"/>
          <w:sz w:val="32"/>
          <w:szCs w:val="32"/>
        </w:rPr>
        <w:t>Sentimen</w:t>
      </w:r>
      <w:proofErr w:type="spellEnd"/>
      <w:r>
        <w:rPr>
          <w:b/>
          <w:bCs/>
          <w:color w:val="2E75B6"/>
          <w:sz w:val="32"/>
          <w:szCs w:val="32"/>
        </w:rPr>
        <w:t xml:space="preserve"> </w:t>
      </w:r>
      <w:proofErr w:type="spellStart"/>
      <w:r>
        <w:rPr>
          <w:b/>
          <w:bCs/>
          <w:color w:val="2E75B6"/>
          <w:sz w:val="32"/>
          <w:szCs w:val="32"/>
        </w:rPr>
        <w:t>Ulasan</w:t>
      </w:r>
      <w:proofErr w:type="spellEnd"/>
      <w:r>
        <w:rPr>
          <w:b/>
          <w:bCs/>
          <w:color w:val="2E75B6"/>
          <w:sz w:val="32"/>
          <w:szCs w:val="32"/>
        </w:rPr>
        <w:t xml:space="preserve"> </w:t>
      </w:r>
      <w:proofErr w:type="spellStart"/>
      <w:r>
        <w:rPr>
          <w:b/>
          <w:bCs/>
          <w:color w:val="2E75B6"/>
          <w:sz w:val="32"/>
          <w:szCs w:val="32"/>
        </w:rPr>
        <w:t>Produk</w:t>
      </w:r>
      <w:proofErr w:type="spellEnd"/>
      <w:r>
        <w:rPr>
          <w:b/>
          <w:bCs/>
          <w:color w:val="2E75B6"/>
          <w:sz w:val="32"/>
          <w:szCs w:val="32"/>
        </w:rPr>
        <w:t xml:space="preserve"> E-Commerce</w:t>
      </w:r>
    </w:p>
    <w:p w14:paraId="4DFD58B0" w14:textId="77777777" w:rsidR="00E56E52" w:rsidRDefault="00000000">
      <w:pPr>
        <w:spacing w:after="100"/>
        <w:jc w:val="center"/>
      </w:pPr>
      <w:proofErr w:type="spellStart"/>
      <w:r>
        <w:rPr>
          <w:b/>
          <w:bCs/>
          <w:color w:val="2E75B6"/>
          <w:sz w:val="32"/>
          <w:szCs w:val="32"/>
        </w:rPr>
        <w:t>Berbasis</w:t>
      </w:r>
      <w:proofErr w:type="spellEnd"/>
      <w:r>
        <w:rPr>
          <w:b/>
          <w:bCs/>
          <w:color w:val="2E75B6"/>
          <w:sz w:val="32"/>
          <w:szCs w:val="32"/>
        </w:rPr>
        <w:t xml:space="preserve"> </w:t>
      </w:r>
      <w:proofErr w:type="spellStart"/>
      <w:r>
        <w:rPr>
          <w:b/>
          <w:bCs/>
          <w:color w:val="2E75B6"/>
          <w:sz w:val="32"/>
          <w:szCs w:val="32"/>
        </w:rPr>
        <w:t>IndoBERT</w:t>
      </w:r>
      <w:proofErr w:type="spellEnd"/>
      <w:r>
        <w:rPr>
          <w:b/>
          <w:bCs/>
          <w:color w:val="2E75B6"/>
          <w:sz w:val="32"/>
          <w:szCs w:val="32"/>
        </w:rPr>
        <w:t xml:space="preserve"> </w:t>
      </w:r>
      <w:proofErr w:type="spellStart"/>
      <w:r>
        <w:rPr>
          <w:b/>
          <w:bCs/>
          <w:color w:val="2E75B6"/>
          <w:sz w:val="32"/>
          <w:szCs w:val="32"/>
        </w:rPr>
        <w:t>untuk</w:t>
      </w:r>
      <w:proofErr w:type="spellEnd"/>
      <w:r>
        <w:rPr>
          <w:b/>
          <w:bCs/>
          <w:color w:val="2E75B6"/>
          <w:sz w:val="32"/>
          <w:szCs w:val="32"/>
        </w:rPr>
        <w:t xml:space="preserve"> </w:t>
      </w:r>
      <w:proofErr w:type="spellStart"/>
      <w:r>
        <w:rPr>
          <w:b/>
          <w:bCs/>
          <w:color w:val="2E75B6"/>
          <w:sz w:val="32"/>
          <w:szCs w:val="32"/>
        </w:rPr>
        <w:t>Peningkatan</w:t>
      </w:r>
      <w:proofErr w:type="spellEnd"/>
      <w:r>
        <w:rPr>
          <w:b/>
          <w:bCs/>
          <w:color w:val="2E75B6"/>
          <w:sz w:val="32"/>
          <w:szCs w:val="32"/>
        </w:rPr>
        <w:t xml:space="preserve"> Strategi </w:t>
      </w:r>
      <w:proofErr w:type="spellStart"/>
      <w:r>
        <w:rPr>
          <w:b/>
          <w:bCs/>
          <w:color w:val="2E75B6"/>
          <w:sz w:val="32"/>
          <w:szCs w:val="32"/>
        </w:rPr>
        <w:t>Pemasaran</w:t>
      </w:r>
      <w:proofErr w:type="spellEnd"/>
    </w:p>
    <w:p w14:paraId="0B402F88" w14:textId="77777777" w:rsidR="00E56E52" w:rsidRDefault="00E56E52"/>
    <w:p w14:paraId="386C34D8" w14:textId="77777777" w:rsidR="00E56E52" w:rsidRDefault="00E56E52"/>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56E52" w14:paraId="214AC61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42467" w14:textId="77777777" w:rsidR="00E56E52" w:rsidRDefault="00000000">
            <w:r>
              <w:rPr>
                <w:b/>
                <w:bCs/>
              </w:rPr>
              <w:t>Nama</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54668" w14:textId="77777777" w:rsidR="00E56E52" w:rsidRDefault="00000000">
            <w:r>
              <w:t>Aditya Rahmatullah</w:t>
            </w:r>
          </w:p>
        </w:tc>
      </w:tr>
      <w:tr w:rsidR="00E56E52" w14:paraId="0C3A680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9E570B" w14:textId="77777777" w:rsidR="00E56E52" w:rsidRDefault="00000000">
            <w:r>
              <w:rPr>
                <w:b/>
                <w:bCs/>
              </w:rPr>
              <w:t>NIM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100B" w14:textId="77777777" w:rsidR="00E56E52" w:rsidRDefault="00000000">
            <w:r>
              <w:t>60900122038</w:t>
            </w:r>
          </w:p>
        </w:tc>
      </w:tr>
      <w:tr w:rsidR="00E56E52" w14:paraId="7CE8000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B60CCB" w14:textId="77777777" w:rsidR="00E56E52" w:rsidRDefault="00000000">
            <w:proofErr w:type="spellStart"/>
            <w:r>
              <w:rPr>
                <w:b/>
                <w:bCs/>
              </w:rPr>
              <w:t>Jurusan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59452" w14:textId="77777777" w:rsidR="00E56E52" w:rsidRDefault="00000000">
            <w:proofErr w:type="spellStart"/>
            <w:r>
              <w:t>Sistem</w:t>
            </w:r>
            <w:proofErr w:type="spellEnd"/>
            <w:r>
              <w:t xml:space="preserve"> </w:t>
            </w:r>
            <w:proofErr w:type="spellStart"/>
            <w:r>
              <w:t>Informasi</w:t>
            </w:r>
            <w:proofErr w:type="spellEnd"/>
          </w:p>
        </w:tc>
      </w:tr>
      <w:tr w:rsidR="00E56E52" w14:paraId="1C8BABE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56F2FF" w14:textId="77777777" w:rsidR="00E56E52" w:rsidRDefault="00000000">
            <w:r>
              <w:rPr>
                <w:b/>
                <w:bCs/>
              </w:rPr>
              <w:t>Platform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1FA5" w14:textId="77777777" w:rsidR="00E56E52" w:rsidRDefault="00000000">
            <w:r>
              <w:t>Website Dashboard (</w:t>
            </w:r>
            <w:proofErr w:type="spellStart"/>
            <w:r>
              <w:t>Streamlit</w:t>
            </w:r>
            <w:proofErr w:type="spellEnd"/>
            <w:r>
              <w:t>)</w:t>
            </w:r>
          </w:p>
        </w:tc>
      </w:tr>
      <w:tr w:rsidR="00E56E52" w14:paraId="307BF1D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4F524E" w14:textId="77777777" w:rsidR="00E56E52" w:rsidRDefault="00000000">
            <w:r>
              <w:rPr>
                <w:b/>
                <w:bCs/>
              </w:rPr>
              <w:t>Model AI</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55573" w14:textId="77777777" w:rsidR="00E56E52" w:rsidRDefault="00000000">
            <w:proofErr w:type="spellStart"/>
            <w:r>
              <w:t>IndoBERT</w:t>
            </w:r>
            <w:proofErr w:type="spellEnd"/>
            <w:r>
              <w:t xml:space="preserve"> (</w:t>
            </w:r>
            <w:proofErr w:type="spellStart"/>
            <w:r>
              <w:t>indolem</w:t>
            </w:r>
            <w:proofErr w:type="spellEnd"/>
            <w:r>
              <w:t>/</w:t>
            </w:r>
            <w:proofErr w:type="spellStart"/>
            <w:r>
              <w:t>indobert</w:t>
            </w:r>
            <w:proofErr w:type="spellEnd"/>
            <w:r>
              <w:t>-base-uncased)</w:t>
            </w:r>
          </w:p>
        </w:tc>
      </w:tr>
      <w:tr w:rsidR="00E56E52" w14:paraId="7A6A6FB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8E559" w14:textId="77777777" w:rsidR="00E56E52" w:rsidRDefault="00000000">
            <w:r>
              <w:rPr>
                <w:b/>
                <w:bCs/>
              </w:rPr>
              <w:t>Domain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35BEC" w14:textId="77777777" w:rsidR="00E56E52" w:rsidRDefault="00000000">
            <w:r>
              <w:t>Sentiment Analysis &amp; Data-Driven Marketing</w:t>
            </w:r>
          </w:p>
        </w:tc>
      </w:tr>
    </w:tbl>
    <w:p w14:paraId="604C6013" w14:textId="77777777" w:rsidR="00E56E52" w:rsidRDefault="00000000">
      <w:r>
        <w:br w:type="page"/>
      </w:r>
    </w:p>
    <w:p w14:paraId="6D0E9357" w14:textId="77777777" w:rsidR="00E56E52" w:rsidRDefault="00000000">
      <w:pPr>
        <w:pStyle w:val="Heading1"/>
      </w:pPr>
      <w:r>
        <w:lastRenderedPageBreak/>
        <w:t>FASE 1 — PROJECT INITIALIZATION &amp; ENVIRONMENT SETUP</w:t>
      </w:r>
    </w:p>
    <w:p w14:paraId="633753A9" w14:textId="77777777" w:rsidR="00E56E52" w:rsidRDefault="00000000">
      <w:pPr>
        <w:spacing w:before="80" w:after="80"/>
      </w:pPr>
      <w:r>
        <w:rPr>
          <w:b/>
          <w:bCs/>
          <w:color w:val="2E75B6"/>
        </w:rPr>
        <w:t>(Checkpoint 1)</w:t>
      </w:r>
    </w:p>
    <w:p w14:paraId="5C915954" w14:textId="77777777" w:rsidR="00E56E52" w:rsidRDefault="00000000">
      <w:pPr>
        <w:spacing w:before="80" w:after="80"/>
      </w:pPr>
      <w:proofErr w:type="spellStart"/>
      <w:r>
        <w:t>Mempersiapkan</w:t>
      </w:r>
      <w:proofErr w:type="spellEnd"/>
      <w:r>
        <w:t xml:space="preserve"> </w:t>
      </w:r>
      <w:proofErr w:type="spellStart"/>
      <w:r>
        <w:t>seluruh</w:t>
      </w:r>
      <w:proofErr w:type="spellEnd"/>
      <w:r>
        <w:t xml:space="preserve"> </w:t>
      </w:r>
      <w:proofErr w:type="spellStart"/>
      <w:r>
        <w:t>kebutuhan</w:t>
      </w:r>
      <w:proofErr w:type="spellEnd"/>
      <w:r>
        <w:t xml:space="preserve"> </w:t>
      </w:r>
      <w:proofErr w:type="spellStart"/>
      <w:r>
        <w:t>dasar</w:t>
      </w:r>
      <w:proofErr w:type="spellEnd"/>
      <w:r>
        <w:t xml:space="preserve"> </w:t>
      </w:r>
      <w:proofErr w:type="spellStart"/>
      <w:r>
        <w:t>pengembangan</w:t>
      </w:r>
      <w:proofErr w:type="spellEnd"/>
      <w:r>
        <w:t xml:space="preserve"> </w:t>
      </w:r>
      <w:proofErr w:type="spellStart"/>
      <w:r>
        <w:t>sistem</w:t>
      </w:r>
      <w:proofErr w:type="spellEnd"/>
      <w:r>
        <w:t xml:space="preserve"> agar proses coding, training model, dan deployment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terstruktur</w:t>
      </w:r>
      <w:proofErr w:type="spellEnd"/>
      <w:r>
        <w:t>.</w:t>
      </w:r>
    </w:p>
    <w:p w14:paraId="4F1CCAAD" w14:textId="77777777" w:rsidR="00E56E52" w:rsidRDefault="00E56E52"/>
    <w:p w14:paraId="1E981C8D" w14:textId="77777777" w:rsidR="00E56E52" w:rsidRDefault="00000000">
      <w:pPr>
        <w:pStyle w:val="Heading2"/>
      </w:pPr>
      <w:r>
        <w:t>1.1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01B4C63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8C0E8F"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176CC6" w14:textId="77777777" w:rsidR="00E56E52" w:rsidRDefault="00000000">
            <w:r>
              <w:rPr>
                <w:b/>
                <w:bCs/>
                <w:color w:val="FFFFFF"/>
              </w:rPr>
              <w:t>Requirement</w:t>
            </w:r>
          </w:p>
        </w:tc>
      </w:tr>
      <w:tr w:rsidR="00E56E52" w14:paraId="4A0C7F6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240C9C" w14:textId="77777777" w:rsidR="00E56E52" w:rsidRDefault="00000000">
            <w:r>
              <w:t>FR-1.1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48919" w14:textId="77777777" w:rsidR="00E56E52" w:rsidRDefault="00000000">
            <w:proofErr w:type="spellStart"/>
            <w:r>
              <w:t>Sistem</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struktur</w:t>
            </w:r>
            <w:proofErr w:type="spellEnd"/>
            <w:r>
              <w:t xml:space="preserve"> project modular.</w:t>
            </w:r>
          </w:p>
        </w:tc>
      </w:tr>
      <w:tr w:rsidR="00E56E52" w14:paraId="0A1C4FA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0DEBF" w14:textId="77777777" w:rsidR="00E56E52" w:rsidRDefault="00000000">
            <w:r>
              <w:t>FR-1.2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E2C0A" w14:textId="77777777" w:rsidR="00E56E52" w:rsidRDefault="00000000">
            <w:proofErr w:type="spellStart"/>
            <w:r>
              <w:t>Sistem</w:t>
            </w:r>
            <w:proofErr w:type="spellEnd"/>
            <w:r>
              <w:t xml:space="preserve"> </w:t>
            </w:r>
            <w:proofErr w:type="spellStart"/>
            <w:r>
              <w:t>harus</w:t>
            </w:r>
            <w:proofErr w:type="spellEnd"/>
            <w:r>
              <w:t xml:space="preserve"> </w:t>
            </w:r>
            <w:proofErr w:type="spellStart"/>
            <w:r>
              <w:t>menggunakan</w:t>
            </w:r>
            <w:proofErr w:type="spellEnd"/>
            <w:r>
              <w:t xml:space="preserve"> virtual environment Python.</w:t>
            </w:r>
          </w:p>
        </w:tc>
      </w:tr>
      <w:tr w:rsidR="00E56E52" w14:paraId="48FBFF39"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279EB7" w14:textId="77777777" w:rsidR="00E56E52" w:rsidRDefault="00000000">
            <w:r>
              <w:t>FR-1.3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0BA68" w14:textId="77777777" w:rsidR="00E56E52" w:rsidRDefault="00000000">
            <w:proofErr w:type="spellStart"/>
            <w:r>
              <w:t>Sistem</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konfigurasi</w:t>
            </w:r>
            <w:proofErr w:type="spellEnd"/>
            <w:r>
              <w:t xml:space="preserve"> environment </w:t>
            </w:r>
            <w:proofErr w:type="spellStart"/>
            <w:r>
              <w:t>untuk</w:t>
            </w:r>
            <w:proofErr w:type="spellEnd"/>
            <w:r>
              <w:t xml:space="preserve"> development dan deployment.</w:t>
            </w:r>
          </w:p>
        </w:tc>
      </w:tr>
      <w:tr w:rsidR="00E56E52" w14:paraId="04E0753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B0693" w14:textId="77777777" w:rsidR="00E56E52" w:rsidRDefault="00000000">
            <w:r>
              <w:t>FR-1.4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7F937" w14:textId="77777777" w:rsidR="00E56E52" w:rsidRDefault="00000000">
            <w:proofErr w:type="spellStart"/>
            <w:r>
              <w:t>Sistem</w:t>
            </w:r>
            <w:proofErr w:type="spellEnd"/>
            <w:r>
              <w:t xml:space="preserve"> </w:t>
            </w:r>
            <w:proofErr w:type="spellStart"/>
            <w:r>
              <w:t>harus</w:t>
            </w:r>
            <w:proofErr w:type="spellEnd"/>
            <w:r>
              <w:t xml:space="preserve"> </w:t>
            </w:r>
            <w:proofErr w:type="spellStart"/>
            <w:r>
              <w:t>menyediakan</w:t>
            </w:r>
            <w:proofErr w:type="spellEnd"/>
            <w:r>
              <w:t xml:space="preserve"> file dependency requirements.txt.</w:t>
            </w:r>
          </w:p>
        </w:tc>
      </w:tr>
      <w:tr w:rsidR="00E56E52" w14:paraId="36C35BD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DAEB3" w14:textId="77777777" w:rsidR="00E56E52" w:rsidRDefault="00000000">
            <w:r>
              <w:t>FR-1.5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3DC32" w14:textId="77777777" w:rsidR="00E56E52" w:rsidRDefault="00000000">
            <w:proofErr w:type="spellStart"/>
            <w:r>
              <w:t>Sistem</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struktur</w:t>
            </w:r>
            <w:proofErr w:type="spellEnd"/>
            <w:r>
              <w:t xml:space="preserve"> folder dataset, model, dan dashboard.</w:t>
            </w:r>
          </w:p>
        </w:tc>
      </w:tr>
    </w:tbl>
    <w:p w14:paraId="7FA6C2FB" w14:textId="77777777" w:rsidR="00E56E52" w:rsidRDefault="00E56E52"/>
    <w:p w14:paraId="3B9317C3" w14:textId="77777777" w:rsidR="00E56E52" w:rsidRDefault="00000000">
      <w:pPr>
        <w:pStyle w:val="Heading2"/>
      </w:pPr>
      <w:r>
        <w:t>1.2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6568998C"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0361FE"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D3120F" w14:textId="77777777" w:rsidR="00E56E52" w:rsidRDefault="00000000">
            <w:r>
              <w:rPr>
                <w:b/>
                <w:bCs/>
                <w:color w:val="FFFFFF"/>
              </w:rPr>
              <w:t>Requirement</w:t>
            </w:r>
          </w:p>
        </w:tc>
      </w:tr>
      <w:tr w:rsidR="00E56E52" w14:paraId="720781C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D7705D" w14:textId="77777777" w:rsidR="00E56E52" w:rsidRDefault="00000000">
            <w:r>
              <w:t>NFR-1.1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E9E30" w14:textId="77777777" w:rsidR="00E56E52" w:rsidRDefault="00000000">
            <w:proofErr w:type="spellStart"/>
            <w:r>
              <w:t>Sistem</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dijalankan</w:t>
            </w:r>
            <w:proofErr w:type="spellEnd"/>
            <w:r>
              <w:t xml:space="preserve"> minimal pada Python 3.10.</w:t>
            </w:r>
          </w:p>
        </w:tc>
      </w:tr>
      <w:tr w:rsidR="00E56E52" w14:paraId="5635205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9E617" w14:textId="77777777" w:rsidR="00E56E52" w:rsidRDefault="00000000">
            <w:r>
              <w:t>NFR-1.2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CC884" w14:textId="77777777" w:rsidR="00E56E52" w:rsidRDefault="00000000">
            <w:proofErr w:type="spellStart"/>
            <w:r>
              <w:t>Struktur</w:t>
            </w:r>
            <w:proofErr w:type="spellEnd"/>
            <w:r>
              <w:t xml:space="preserve"> project </w:t>
            </w:r>
            <w:proofErr w:type="spellStart"/>
            <w:r>
              <w:t>harus</w:t>
            </w:r>
            <w:proofErr w:type="spellEnd"/>
            <w:r>
              <w:t xml:space="preserve"> </w:t>
            </w:r>
            <w:proofErr w:type="spellStart"/>
            <w:r>
              <w:t>mudah</w:t>
            </w:r>
            <w:proofErr w:type="spellEnd"/>
            <w:r>
              <w:t xml:space="preserve"> </w:t>
            </w:r>
            <w:proofErr w:type="spellStart"/>
            <w:r>
              <w:t>dipelihara</w:t>
            </w:r>
            <w:proofErr w:type="spellEnd"/>
            <w:r>
              <w:t xml:space="preserve"> dan scalable.</w:t>
            </w:r>
          </w:p>
        </w:tc>
      </w:tr>
      <w:tr w:rsidR="00E56E52" w14:paraId="5D56046F"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2729EF" w14:textId="77777777" w:rsidR="00E56E52" w:rsidRDefault="00000000">
            <w:r>
              <w:t>NFR-1.3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09EBA" w14:textId="77777777" w:rsidR="00E56E52" w:rsidRDefault="00000000">
            <w:proofErr w:type="spellStart"/>
            <w:r>
              <w:t>Sistem</w:t>
            </w:r>
            <w:proofErr w:type="spellEnd"/>
            <w:r>
              <w:t xml:space="preserve"> </w:t>
            </w:r>
            <w:proofErr w:type="spellStart"/>
            <w:r>
              <w:t>harus</w:t>
            </w:r>
            <w:proofErr w:type="spellEnd"/>
            <w:r>
              <w:t xml:space="preserve"> </w:t>
            </w:r>
            <w:proofErr w:type="spellStart"/>
            <w:r>
              <w:t>mendukung</w:t>
            </w:r>
            <w:proofErr w:type="spellEnd"/>
            <w:r>
              <w:t xml:space="preserve"> </w:t>
            </w:r>
            <w:proofErr w:type="spellStart"/>
            <w:r>
              <w:t>penggunaan</w:t>
            </w:r>
            <w:proofErr w:type="spellEnd"/>
            <w:r>
              <w:t xml:space="preserve"> GPU </w:t>
            </w:r>
            <w:proofErr w:type="spellStart"/>
            <w:r>
              <w:t>jika</w:t>
            </w:r>
            <w:proofErr w:type="spellEnd"/>
            <w:r>
              <w:t xml:space="preserve"> </w:t>
            </w:r>
            <w:proofErr w:type="spellStart"/>
            <w:r>
              <w:t>tersedia</w:t>
            </w:r>
            <w:proofErr w:type="spellEnd"/>
            <w:r>
              <w:t xml:space="preserve"> (Google </w:t>
            </w:r>
            <w:proofErr w:type="spellStart"/>
            <w:r>
              <w:t>Colab</w:t>
            </w:r>
            <w:proofErr w:type="spellEnd"/>
            <w:r>
              <w:t>/</w:t>
            </w:r>
            <w:proofErr w:type="spellStart"/>
            <w:r>
              <w:t>lokal</w:t>
            </w:r>
            <w:proofErr w:type="spellEnd"/>
            <w:r>
              <w:t>).</w:t>
            </w:r>
          </w:p>
        </w:tc>
      </w:tr>
    </w:tbl>
    <w:p w14:paraId="47F4FF60" w14:textId="77777777" w:rsidR="00E56E52" w:rsidRDefault="00E56E52"/>
    <w:p w14:paraId="1CF5D2AE" w14:textId="77777777" w:rsidR="00E56E52" w:rsidRDefault="00000000">
      <w:pPr>
        <w:pStyle w:val="Heading2"/>
      </w:pPr>
      <w:r>
        <w:t xml:space="preserve">1.3 </w:t>
      </w:r>
      <w:proofErr w:type="spellStart"/>
      <w:r>
        <w:t>Struktur</w:t>
      </w:r>
      <w:proofErr w:type="spellEnd"/>
      <w:r>
        <w:t xml:space="preserve">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16129DED"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1DA017A8" w14:textId="77777777" w:rsidR="00E56E52" w:rsidRDefault="00000000">
            <w:proofErr w:type="spellStart"/>
            <w:r>
              <w:rPr>
                <w:rFonts w:ascii="Courier New" w:eastAsia="Courier New" w:hAnsi="Courier New" w:cs="Courier New"/>
                <w:color w:val="1F2937"/>
                <w:sz w:val="18"/>
                <w:szCs w:val="18"/>
              </w:rPr>
              <w:t>project_root</w:t>
            </w:r>
            <w:proofErr w:type="spellEnd"/>
            <w:r>
              <w:rPr>
                <w:rFonts w:ascii="Courier New" w:eastAsia="Courier New" w:hAnsi="Courier New" w:cs="Courier New"/>
                <w:color w:val="1F2937"/>
                <w:sz w:val="18"/>
                <w:szCs w:val="18"/>
              </w:rPr>
              <w:t>/</w:t>
            </w:r>
          </w:p>
          <w:p w14:paraId="21B85596" w14:textId="77777777" w:rsidR="00E56E52" w:rsidRDefault="00000000">
            <w:r>
              <w:rPr>
                <w:rFonts w:ascii="Courier New" w:eastAsia="Courier New" w:hAnsi="Courier New" w:cs="Courier New"/>
                <w:color w:val="1F2937"/>
                <w:sz w:val="18"/>
                <w:szCs w:val="18"/>
              </w:rPr>
              <w:t>│</w:t>
            </w:r>
          </w:p>
          <w:p w14:paraId="37B80EE5" w14:textId="77777777" w:rsidR="00E56E52" w:rsidRDefault="00000000">
            <w:r>
              <w:rPr>
                <w:rFonts w:ascii="Courier New" w:eastAsia="Courier New" w:hAnsi="Courier New" w:cs="Courier New"/>
                <w:color w:val="1F2937"/>
                <w:sz w:val="18"/>
                <w:szCs w:val="18"/>
              </w:rPr>
              <w:t>├── data/</w:t>
            </w:r>
          </w:p>
          <w:p w14:paraId="2B2031E6" w14:textId="77777777" w:rsidR="00E56E52" w:rsidRDefault="00000000">
            <w:r>
              <w:rPr>
                <w:rFonts w:ascii="Courier New" w:eastAsia="Courier New" w:hAnsi="Courier New" w:cs="Courier New"/>
                <w:color w:val="1F2937"/>
                <w:sz w:val="18"/>
                <w:szCs w:val="18"/>
              </w:rPr>
              <w:t xml:space="preserve">│   ├── raw/            # Dataset </w:t>
            </w:r>
            <w:proofErr w:type="spellStart"/>
            <w:r>
              <w:rPr>
                <w:rFonts w:ascii="Courier New" w:eastAsia="Courier New" w:hAnsi="Courier New" w:cs="Courier New"/>
                <w:color w:val="1F2937"/>
                <w:sz w:val="18"/>
                <w:szCs w:val="18"/>
              </w:rPr>
              <w:t>mentah</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SmSA</w:t>
            </w:r>
            <w:proofErr w:type="spellEnd"/>
            <w:r>
              <w:rPr>
                <w:rFonts w:ascii="Courier New" w:eastAsia="Courier New" w:hAnsi="Courier New" w:cs="Courier New"/>
                <w:color w:val="1F2937"/>
                <w:sz w:val="18"/>
                <w:szCs w:val="18"/>
              </w:rPr>
              <w:t xml:space="preserve">, Kaggle, </w:t>
            </w:r>
            <w:proofErr w:type="spellStart"/>
            <w:r>
              <w:rPr>
                <w:rFonts w:ascii="Courier New" w:eastAsia="Courier New" w:hAnsi="Courier New" w:cs="Courier New"/>
                <w:color w:val="1F2937"/>
                <w:sz w:val="18"/>
                <w:szCs w:val="18"/>
              </w:rPr>
              <w:t>OmorfoShop</w:t>
            </w:r>
            <w:proofErr w:type="spellEnd"/>
            <w:r>
              <w:rPr>
                <w:rFonts w:ascii="Courier New" w:eastAsia="Courier New" w:hAnsi="Courier New" w:cs="Courier New"/>
                <w:color w:val="1F2937"/>
                <w:sz w:val="18"/>
                <w:szCs w:val="18"/>
              </w:rPr>
              <w:t>)</w:t>
            </w:r>
          </w:p>
          <w:p w14:paraId="0D26FBB5" w14:textId="77777777" w:rsidR="00E56E52" w:rsidRDefault="00000000">
            <w:r>
              <w:rPr>
                <w:rFonts w:ascii="Courier New" w:eastAsia="Courier New" w:hAnsi="Courier New" w:cs="Courier New"/>
                <w:color w:val="1F2937"/>
                <w:sz w:val="18"/>
                <w:szCs w:val="18"/>
              </w:rPr>
              <w:t xml:space="preserve">│   ├── processed/      # Dataset </w:t>
            </w:r>
            <w:proofErr w:type="spellStart"/>
            <w:r>
              <w:rPr>
                <w:rFonts w:ascii="Courier New" w:eastAsia="Courier New" w:hAnsi="Courier New" w:cs="Courier New"/>
                <w:color w:val="1F2937"/>
                <w:sz w:val="18"/>
                <w:szCs w:val="18"/>
              </w:rPr>
              <w:t>setelah</w:t>
            </w:r>
            <w:proofErr w:type="spellEnd"/>
            <w:r>
              <w:rPr>
                <w:rFonts w:ascii="Courier New" w:eastAsia="Courier New" w:hAnsi="Courier New" w:cs="Courier New"/>
                <w:color w:val="1F2937"/>
                <w:sz w:val="18"/>
                <w:szCs w:val="18"/>
              </w:rPr>
              <w:t xml:space="preserve"> preprocessing &amp; split</w:t>
            </w:r>
          </w:p>
          <w:p w14:paraId="2B92F63E" w14:textId="77777777" w:rsidR="00E56E52" w:rsidRDefault="00000000">
            <w:del w:id="0" w:author="Claude" w:date="2026-06-07T00:00:00Z">
              <w:r>
                <w:rPr>
                  <w:rFonts w:ascii="Courier New" w:eastAsia="Courier New" w:hAnsi="Courier New" w:cs="Courier New"/>
                  <w:color w:val="1F2937"/>
                  <w:sz w:val="18"/>
                  <w:szCs w:val="18"/>
                </w:rPr>
                <w:delText>│   └── implementation/ # Dataset OmorfoShop hasil scraping</w:delText>
              </w:r>
            </w:del>
            <w:ins w:id="1" w:author="Claude" w:date="2026-06-07T00:00:00Z">
              <w:r>
                <w:rPr>
                  <w:rFonts w:ascii="Courier New" w:eastAsia="Courier New" w:hAnsi="Courier New" w:cs="Courier New"/>
                  <w:color w:val="1F2937"/>
                  <w:sz w:val="18"/>
                  <w:szCs w:val="18"/>
                </w:rPr>
                <w:t xml:space="preserve">│   └── implementation/ # Dataset </w:t>
              </w:r>
              <w:proofErr w:type="spellStart"/>
              <w:r>
                <w:rPr>
                  <w:rFonts w:ascii="Courier New" w:eastAsia="Courier New" w:hAnsi="Courier New" w:cs="Courier New"/>
                  <w:color w:val="1F2937"/>
                  <w:sz w:val="18"/>
                  <w:szCs w:val="18"/>
                </w:rPr>
                <w:t>OmorfoShop</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dari</w:t>
              </w:r>
              <w:proofErr w:type="spellEnd"/>
              <w:r>
                <w:rPr>
                  <w:rFonts w:ascii="Courier New" w:eastAsia="Courier New" w:hAnsi="Courier New" w:cs="Courier New"/>
                  <w:color w:val="1F2937"/>
                  <w:sz w:val="18"/>
                  <w:szCs w:val="18"/>
                </w:rPr>
                <w:t xml:space="preserve"> Open Platform API</w:t>
              </w:r>
            </w:ins>
          </w:p>
          <w:p w14:paraId="3FFD77CC" w14:textId="77777777" w:rsidR="00E56E52" w:rsidRDefault="00000000">
            <w:r>
              <w:rPr>
                <w:rFonts w:ascii="Courier New" w:eastAsia="Courier New" w:hAnsi="Courier New" w:cs="Courier New"/>
                <w:color w:val="1F2937"/>
                <w:sz w:val="18"/>
                <w:szCs w:val="18"/>
              </w:rPr>
              <w:t>│</w:t>
            </w:r>
          </w:p>
          <w:p w14:paraId="79E9ADB0" w14:textId="77777777" w:rsidR="00E56E52" w:rsidRDefault="00000000">
            <w:r>
              <w:rPr>
                <w:rFonts w:ascii="Courier New" w:eastAsia="Courier New" w:hAnsi="Courier New" w:cs="Courier New"/>
                <w:color w:val="1F2937"/>
                <w:sz w:val="18"/>
                <w:szCs w:val="18"/>
              </w:rPr>
              <w:t xml:space="preserve">├── notebooks/          # </w:t>
            </w:r>
            <w:proofErr w:type="spellStart"/>
            <w:r>
              <w:rPr>
                <w:rFonts w:ascii="Courier New" w:eastAsia="Courier New" w:hAnsi="Courier New" w:cs="Courier New"/>
                <w:color w:val="1F2937"/>
                <w:sz w:val="18"/>
                <w:szCs w:val="18"/>
              </w:rPr>
              <w:t>Jupyter</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Colab</w:t>
            </w:r>
            <w:proofErr w:type="spellEnd"/>
            <w:r>
              <w:rPr>
                <w:rFonts w:ascii="Courier New" w:eastAsia="Courier New" w:hAnsi="Courier New" w:cs="Courier New"/>
                <w:color w:val="1F2937"/>
                <w:sz w:val="18"/>
                <w:szCs w:val="18"/>
              </w:rPr>
              <w:t xml:space="preserve"> notebooks </w:t>
            </w:r>
            <w:proofErr w:type="spellStart"/>
            <w:r>
              <w:rPr>
                <w:rFonts w:ascii="Courier New" w:eastAsia="Courier New" w:hAnsi="Courier New" w:cs="Courier New"/>
                <w:color w:val="1F2937"/>
                <w:sz w:val="18"/>
                <w:szCs w:val="18"/>
              </w:rPr>
              <w:t>eksperimen</w:t>
            </w:r>
            <w:proofErr w:type="spellEnd"/>
          </w:p>
          <w:p w14:paraId="14B93E50" w14:textId="77777777" w:rsidR="00E56E52" w:rsidRDefault="00000000">
            <w:r>
              <w:rPr>
                <w:rFonts w:ascii="Courier New" w:eastAsia="Courier New" w:hAnsi="Courier New" w:cs="Courier New"/>
                <w:color w:val="1F2937"/>
                <w:sz w:val="18"/>
                <w:szCs w:val="18"/>
              </w:rPr>
              <w:t>│</w:t>
            </w:r>
          </w:p>
          <w:p w14:paraId="219842D4" w14:textId="77777777" w:rsidR="00E56E52" w:rsidRDefault="00000000">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src</w:t>
            </w:r>
            <w:proofErr w:type="spellEnd"/>
            <w:r>
              <w:rPr>
                <w:rFonts w:ascii="Courier New" w:eastAsia="Courier New" w:hAnsi="Courier New" w:cs="Courier New"/>
                <w:color w:val="1F2937"/>
                <w:sz w:val="18"/>
                <w:szCs w:val="18"/>
              </w:rPr>
              <w:t>/</w:t>
            </w:r>
          </w:p>
          <w:p w14:paraId="69488898" w14:textId="77777777" w:rsidR="00E56E52" w:rsidRDefault="00000000">
            <w:del w:id="2" w:author="Claude" w:date="2026-06-07T00:00:00Z">
              <w:r>
                <w:rPr>
                  <w:rFonts w:ascii="Courier New" w:eastAsia="Courier New" w:hAnsi="Courier New" w:cs="Courier New"/>
                  <w:color w:val="1F2937"/>
                  <w:sz w:val="18"/>
                  <w:szCs w:val="18"/>
                </w:rPr>
                <w:delText>│   ├── scraping/       # Scraping statis OmorfoShop + shopee_dynamic_scraper.py</w:delText>
              </w:r>
            </w:del>
            <w:ins w:id="3" w:author="Claude" w:date="2026-06-07T00:00:00Z">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shopee_api</w:t>
              </w:r>
              <w:proofErr w:type="spellEnd"/>
              <w:r>
                <w:rPr>
                  <w:rFonts w:ascii="Courier New" w:eastAsia="Courier New" w:hAnsi="Courier New" w:cs="Courier New"/>
                  <w:color w:val="1F2937"/>
                  <w:sz w:val="18"/>
                  <w:szCs w:val="18"/>
                </w:rPr>
                <w:t xml:space="preserve">/     # Shopee Open Platform client (OAuth2, </w:t>
              </w:r>
              <w:proofErr w:type="spellStart"/>
              <w:r>
                <w:rPr>
                  <w:rFonts w:ascii="Courier New" w:eastAsia="Courier New" w:hAnsi="Courier New" w:cs="Courier New"/>
                  <w:color w:val="1F2937"/>
                  <w:sz w:val="18"/>
                  <w:szCs w:val="18"/>
                </w:rPr>
                <w:t>get_item_list</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get_rating</w:t>
              </w:r>
              <w:proofErr w:type="spellEnd"/>
              <w:r>
                <w:rPr>
                  <w:rFonts w:ascii="Courier New" w:eastAsia="Courier New" w:hAnsi="Courier New" w:cs="Courier New"/>
                  <w:color w:val="1F2937"/>
                  <w:sz w:val="18"/>
                  <w:szCs w:val="18"/>
                </w:rPr>
                <w:t>)</w:t>
              </w:r>
            </w:ins>
          </w:p>
          <w:p w14:paraId="1EAD174C" w14:textId="77777777" w:rsidR="00E56E52" w:rsidRDefault="00000000">
            <w:r>
              <w:rPr>
                <w:rFonts w:ascii="Courier New" w:eastAsia="Courier New" w:hAnsi="Courier New" w:cs="Courier New"/>
                <w:color w:val="1F2937"/>
                <w:sz w:val="18"/>
                <w:szCs w:val="18"/>
              </w:rPr>
              <w:t xml:space="preserve">│   ├── preprocessing/  # Pipeline preprocessing </w:t>
            </w:r>
            <w:proofErr w:type="spellStart"/>
            <w:r>
              <w:rPr>
                <w:rFonts w:ascii="Courier New" w:eastAsia="Courier New" w:hAnsi="Courier New" w:cs="Courier New"/>
                <w:color w:val="1F2937"/>
                <w:sz w:val="18"/>
                <w:szCs w:val="18"/>
              </w:rPr>
              <w:t>teks</w:t>
            </w:r>
            <w:proofErr w:type="spellEnd"/>
          </w:p>
          <w:p w14:paraId="71637D8C" w14:textId="77777777" w:rsidR="00E56E52" w:rsidRDefault="00000000">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modeling</w:t>
            </w:r>
            <w:proofErr w:type="spellEnd"/>
            <w:r>
              <w:rPr>
                <w:rFonts w:ascii="Courier New" w:eastAsia="Courier New" w:hAnsi="Courier New" w:cs="Courier New"/>
                <w:color w:val="1F2937"/>
                <w:sz w:val="18"/>
                <w:szCs w:val="18"/>
              </w:rPr>
              <w:t>/       # Fine-tuning &amp; hyperparameter tuning</w:t>
            </w:r>
          </w:p>
          <w:p w14:paraId="10D453E1" w14:textId="77777777" w:rsidR="00E56E52" w:rsidRDefault="00000000">
            <w:r>
              <w:rPr>
                <w:rFonts w:ascii="Courier New" w:eastAsia="Courier New" w:hAnsi="Courier New" w:cs="Courier New"/>
                <w:color w:val="1F2937"/>
                <w:sz w:val="18"/>
                <w:szCs w:val="18"/>
              </w:rPr>
              <w:t xml:space="preserve">│   ├── evaluation/     # </w:t>
            </w:r>
            <w:proofErr w:type="spellStart"/>
            <w:r>
              <w:rPr>
                <w:rFonts w:ascii="Courier New" w:eastAsia="Courier New" w:hAnsi="Courier New" w:cs="Courier New"/>
                <w:color w:val="1F2937"/>
                <w:sz w:val="18"/>
                <w:szCs w:val="18"/>
              </w:rPr>
              <w:t>Evaluasi</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metrik</w:t>
            </w:r>
            <w:proofErr w:type="spellEnd"/>
            <w:r>
              <w:rPr>
                <w:rFonts w:ascii="Courier New" w:eastAsia="Courier New" w:hAnsi="Courier New" w:cs="Courier New"/>
                <w:color w:val="1F2937"/>
                <w:sz w:val="18"/>
                <w:szCs w:val="18"/>
              </w:rPr>
              <w:t xml:space="preserve"> &amp; cross-validation</w:t>
            </w:r>
          </w:p>
          <w:p w14:paraId="3CA2A77F" w14:textId="77777777" w:rsidR="00E56E52" w:rsidRDefault="00000000">
            <w:r>
              <w:rPr>
                <w:rFonts w:ascii="Courier New" w:eastAsia="Courier New" w:hAnsi="Courier New" w:cs="Courier New"/>
                <w:color w:val="1F2937"/>
                <w:sz w:val="18"/>
                <w:szCs w:val="18"/>
              </w:rPr>
              <w:t>│   ├── recommendation/ # Rule-based mapping engine</w:t>
            </w:r>
          </w:p>
          <w:p w14:paraId="470074EC" w14:textId="77777777" w:rsidR="00E56E52" w:rsidRDefault="00000000">
            <w:r>
              <w:rPr>
                <w:rFonts w:ascii="Courier New" w:eastAsia="Courier New" w:hAnsi="Courier New" w:cs="Courier New"/>
                <w:color w:val="1F2937"/>
                <w:sz w:val="18"/>
                <w:szCs w:val="18"/>
              </w:rPr>
              <w:t xml:space="preserve">│   ├── dashboard/      # </w:t>
            </w:r>
            <w:proofErr w:type="spellStart"/>
            <w:r>
              <w:rPr>
                <w:rFonts w:ascii="Courier New" w:eastAsia="Courier New" w:hAnsi="Courier New" w:cs="Courier New"/>
                <w:color w:val="1F2937"/>
                <w:sz w:val="18"/>
                <w:szCs w:val="18"/>
              </w:rPr>
              <w:t>Komponen</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Streamlit</w:t>
            </w:r>
            <w:proofErr w:type="spellEnd"/>
          </w:p>
          <w:p w14:paraId="77926E01" w14:textId="77777777" w:rsidR="00E56E52" w:rsidRDefault="00000000">
            <w:r>
              <w:rPr>
                <w:rFonts w:ascii="Courier New" w:eastAsia="Courier New" w:hAnsi="Courier New" w:cs="Courier New"/>
                <w:color w:val="1F2937"/>
                <w:sz w:val="18"/>
                <w:szCs w:val="18"/>
              </w:rPr>
              <w:t>│   └── utils/          # Helper functions</w:t>
            </w:r>
          </w:p>
          <w:p w14:paraId="47930843" w14:textId="77777777" w:rsidR="00E56E52" w:rsidRDefault="00000000">
            <w:r>
              <w:rPr>
                <w:rFonts w:ascii="Courier New" w:eastAsia="Courier New" w:hAnsi="Courier New" w:cs="Courier New"/>
                <w:color w:val="1F2937"/>
                <w:sz w:val="18"/>
                <w:szCs w:val="18"/>
              </w:rPr>
              <w:t>│</w:t>
            </w:r>
          </w:p>
          <w:p w14:paraId="6EB0BB64" w14:textId="77777777" w:rsidR="00E56E52" w:rsidRDefault="00000000">
            <w:r>
              <w:rPr>
                <w:rFonts w:ascii="Courier New" w:eastAsia="Courier New" w:hAnsi="Courier New" w:cs="Courier New"/>
                <w:color w:val="1F2937"/>
                <w:sz w:val="18"/>
                <w:szCs w:val="18"/>
              </w:rPr>
              <w:t xml:space="preserve">├── models/             # </w:t>
            </w:r>
            <w:proofErr w:type="spellStart"/>
            <w:r>
              <w:rPr>
                <w:rFonts w:ascii="Courier New" w:eastAsia="Courier New" w:hAnsi="Courier New" w:cs="Courier New"/>
                <w:color w:val="1F2937"/>
                <w:sz w:val="18"/>
                <w:szCs w:val="18"/>
              </w:rPr>
              <w:t>Bobot</w:t>
            </w:r>
            <w:proofErr w:type="spellEnd"/>
            <w:r>
              <w:rPr>
                <w:rFonts w:ascii="Courier New" w:eastAsia="Courier New" w:hAnsi="Courier New" w:cs="Courier New"/>
                <w:color w:val="1F2937"/>
                <w:sz w:val="18"/>
                <w:szCs w:val="18"/>
              </w:rPr>
              <w:t xml:space="preserve"> model (best model, tokenizer)</w:t>
            </w:r>
          </w:p>
          <w:p w14:paraId="0D11EF5B" w14:textId="77777777" w:rsidR="00E56E52" w:rsidRDefault="00000000">
            <w:r>
              <w:rPr>
                <w:rFonts w:ascii="Courier New" w:eastAsia="Courier New" w:hAnsi="Courier New" w:cs="Courier New"/>
                <w:color w:val="1F2937"/>
                <w:sz w:val="18"/>
                <w:szCs w:val="18"/>
              </w:rPr>
              <w:t>│</w:t>
            </w:r>
          </w:p>
          <w:p w14:paraId="04182BA3" w14:textId="77777777" w:rsidR="00E56E52" w:rsidRDefault="00000000">
            <w:r>
              <w:rPr>
                <w:rFonts w:ascii="Courier New" w:eastAsia="Courier New" w:hAnsi="Courier New" w:cs="Courier New"/>
                <w:color w:val="1F2937"/>
                <w:sz w:val="18"/>
                <w:szCs w:val="18"/>
              </w:rPr>
              <w:t>├── outputs/</w:t>
            </w:r>
          </w:p>
          <w:p w14:paraId="2E4EBAD2" w14:textId="77777777" w:rsidR="00E56E52" w:rsidRDefault="00000000">
            <w:r>
              <w:rPr>
                <w:rFonts w:ascii="Courier New" w:eastAsia="Courier New" w:hAnsi="Courier New" w:cs="Courier New"/>
                <w:color w:val="1F2937"/>
                <w:sz w:val="18"/>
                <w:szCs w:val="18"/>
              </w:rPr>
              <w:t xml:space="preserve">│   ├── charts/         # </w:t>
            </w:r>
            <w:proofErr w:type="spellStart"/>
            <w:r>
              <w:rPr>
                <w:rFonts w:ascii="Courier New" w:eastAsia="Courier New" w:hAnsi="Courier New" w:cs="Courier New"/>
                <w:color w:val="1F2937"/>
                <w:sz w:val="18"/>
                <w:szCs w:val="18"/>
              </w:rPr>
              <w:t>Visualisasi</w:t>
            </w:r>
            <w:proofErr w:type="spellEnd"/>
            <w:r>
              <w:rPr>
                <w:rFonts w:ascii="Courier New" w:eastAsia="Courier New" w:hAnsi="Courier New" w:cs="Courier New"/>
                <w:color w:val="1F2937"/>
                <w:sz w:val="18"/>
                <w:szCs w:val="18"/>
              </w:rPr>
              <w:t xml:space="preserve"> (confusion matrix, learning curve)</w:t>
            </w:r>
          </w:p>
          <w:p w14:paraId="1D61E362" w14:textId="77777777" w:rsidR="00E56E52" w:rsidRDefault="00000000">
            <w:r>
              <w:rPr>
                <w:rFonts w:ascii="Courier New" w:eastAsia="Courier New" w:hAnsi="Courier New" w:cs="Courier New"/>
                <w:color w:val="1F2937"/>
                <w:sz w:val="18"/>
                <w:szCs w:val="18"/>
              </w:rPr>
              <w:t xml:space="preserve">│   ├── reports/        # </w:t>
            </w:r>
            <w:proofErr w:type="spellStart"/>
            <w:r>
              <w:rPr>
                <w:rFonts w:ascii="Courier New" w:eastAsia="Courier New" w:hAnsi="Courier New" w:cs="Courier New"/>
                <w:color w:val="1F2937"/>
                <w:sz w:val="18"/>
                <w:szCs w:val="18"/>
              </w:rPr>
              <w:t>Laporan</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evaluasi</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json</w:t>
            </w:r>
            <w:proofErr w:type="spellEnd"/>
            <w:r>
              <w:rPr>
                <w:rFonts w:ascii="Courier New" w:eastAsia="Courier New" w:hAnsi="Courier New" w:cs="Courier New"/>
                <w:color w:val="1F2937"/>
                <w:sz w:val="18"/>
                <w:szCs w:val="18"/>
              </w:rPr>
              <w:t>, .csv)</w:t>
            </w:r>
          </w:p>
          <w:p w14:paraId="4F5CD8F4" w14:textId="77777777" w:rsidR="00E56E52" w:rsidRDefault="00000000">
            <w:r>
              <w:rPr>
                <w:rFonts w:ascii="Courier New" w:eastAsia="Courier New" w:hAnsi="Courier New" w:cs="Courier New"/>
                <w:color w:val="1F2937"/>
                <w:sz w:val="18"/>
                <w:szCs w:val="18"/>
              </w:rPr>
              <w:lastRenderedPageBreak/>
              <w:t>│   └── logs/           # Training log</w:t>
            </w:r>
          </w:p>
          <w:p w14:paraId="37FBE4E1" w14:textId="77777777" w:rsidR="00E56E52" w:rsidRDefault="00000000">
            <w:r>
              <w:rPr>
                <w:rFonts w:ascii="Courier New" w:eastAsia="Courier New" w:hAnsi="Courier New" w:cs="Courier New"/>
                <w:color w:val="1F2937"/>
                <w:sz w:val="18"/>
                <w:szCs w:val="18"/>
              </w:rPr>
              <w:t>│</w:t>
            </w:r>
          </w:p>
          <w:p w14:paraId="55885637" w14:textId="77777777" w:rsidR="00E56E52" w:rsidRDefault="00000000">
            <w:r>
              <w:rPr>
                <w:rFonts w:ascii="Courier New" w:eastAsia="Courier New" w:hAnsi="Courier New" w:cs="Courier New"/>
                <w:color w:val="1F2937"/>
                <w:sz w:val="18"/>
                <w:szCs w:val="18"/>
              </w:rPr>
              <w:t>├── requirements.txt</w:t>
            </w:r>
          </w:p>
          <w:p w14:paraId="6A606AF2" w14:textId="77777777" w:rsidR="00E56E52" w:rsidRDefault="00000000">
            <w:r>
              <w:rPr>
                <w:rFonts w:ascii="Courier New" w:eastAsia="Courier New" w:hAnsi="Courier New" w:cs="Courier New"/>
                <w:color w:val="1F2937"/>
                <w:sz w:val="18"/>
                <w:szCs w:val="18"/>
              </w:rPr>
              <w:t>├── app.py</w:t>
            </w:r>
          </w:p>
          <w:p w14:paraId="0FF3C67F" w14:textId="77777777" w:rsidR="00E56E52" w:rsidRDefault="00000000">
            <w:r>
              <w:rPr>
                <w:rFonts w:ascii="Courier New" w:eastAsia="Courier New" w:hAnsi="Courier New" w:cs="Courier New"/>
                <w:color w:val="1F2937"/>
                <w:sz w:val="18"/>
                <w:szCs w:val="18"/>
              </w:rPr>
              <w:t>└── README.md</w:t>
            </w:r>
          </w:p>
        </w:tc>
      </w:tr>
    </w:tbl>
    <w:p w14:paraId="634151E1" w14:textId="77777777" w:rsidR="00E56E52" w:rsidRDefault="00E56E52"/>
    <w:p w14:paraId="5BEF1B33" w14:textId="77777777" w:rsidR="00E56E52" w:rsidRDefault="00000000">
      <w:pPr>
        <w:pStyle w:val="Heading2"/>
      </w:pPr>
      <w:r>
        <w:t>1.4 Tech Stack (</w:t>
      </w:r>
      <w:proofErr w:type="spellStart"/>
      <w:r>
        <w:t>Diperbarui</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57EBB54F"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EF35408" w14:textId="77777777" w:rsidR="00E56E52" w:rsidRDefault="00000000">
            <w:r>
              <w:rPr>
                <w:i/>
                <w:iCs/>
              </w:rPr>
              <w:t xml:space="preserve">PERUBAHAN: Library </w:t>
            </w:r>
            <w:proofErr w:type="spellStart"/>
            <w:r>
              <w:rPr>
                <w:i/>
                <w:iCs/>
              </w:rPr>
              <w:t>diperbarui</w:t>
            </w:r>
            <w:proofErr w:type="spellEnd"/>
            <w:r>
              <w:rPr>
                <w:i/>
                <w:iCs/>
              </w:rPr>
              <w:t xml:space="preserve"> </w:t>
            </w:r>
            <w:proofErr w:type="spellStart"/>
            <w:r>
              <w:rPr>
                <w:i/>
                <w:iCs/>
              </w:rPr>
              <w:t>sesuai</w:t>
            </w:r>
            <w:proofErr w:type="spellEnd"/>
            <w:r>
              <w:rPr>
                <w:i/>
                <w:iCs/>
              </w:rPr>
              <w:t xml:space="preserve"> proposal. </w:t>
            </w:r>
            <w:proofErr w:type="spellStart"/>
            <w:r>
              <w:rPr>
                <w:i/>
                <w:iCs/>
              </w:rPr>
              <w:t>Sastrawi</w:t>
            </w:r>
            <w:proofErr w:type="spellEnd"/>
            <w:r>
              <w:rPr>
                <w:i/>
                <w:iCs/>
              </w:rPr>
              <w:t xml:space="preserve"> TIDAK </w:t>
            </w:r>
            <w:proofErr w:type="spellStart"/>
            <w:r>
              <w:rPr>
                <w:i/>
                <w:iCs/>
              </w:rPr>
              <w:t>digunakan</w:t>
            </w:r>
            <w:proofErr w:type="spellEnd"/>
            <w:r>
              <w:rPr>
                <w:i/>
                <w:iCs/>
              </w:rPr>
              <w:t xml:space="preserve"> </w:t>
            </w:r>
            <w:proofErr w:type="spellStart"/>
            <w:r>
              <w:rPr>
                <w:i/>
                <w:iCs/>
              </w:rPr>
              <w:t>karena</w:t>
            </w:r>
            <w:proofErr w:type="spellEnd"/>
            <w:r>
              <w:rPr>
                <w:i/>
                <w:iCs/>
              </w:rPr>
              <w:t xml:space="preserve"> preprocessing </w:t>
            </w:r>
            <w:proofErr w:type="spellStart"/>
            <w:r>
              <w:rPr>
                <w:i/>
                <w:iCs/>
              </w:rPr>
              <w:t>IndoBERT</w:t>
            </w:r>
            <w:proofErr w:type="spellEnd"/>
            <w:r>
              <w:rPr>
                <w:i/>
                <w:iCs/>
              </w:rPr>
              <w:t xml:space="preserve"> </w:t>
            </w:r>
            <w:proofErr w:type="spellStart"/>
            <w:r>
              <w:rPr>
                <w:i/>
                <w:iCs/>
              </w:rPr>
              <w:t>tidak</w:t>
            </w:r>
            <w:proofErr w:type="spellEnd"/>
            <w:r>
              <w:rPr>
                <w:i/>
                <w:iCs/>
              </w:rPr>
              <w:t xml:space="preserve"> </w:t>
            </w:r>
            <w:proofErr w:type="spellStart"/>
            <w:r>
              <w:rPr>
                <w:i/>
                <w:iCs/>
              </w:rPr>
              <w:t>memerlukan</w:t>
            </w:r>
            <w:proofErr w:type="spellEnd"/>
            <w:r>
              <w:rPr>
                <w:i/>
                <w:iCs/>
              </w:rPr>
              <w:t xml:space="preserve"> stemming/</w:t>
            </w:r>
            <w:proofErr w:type="spellStart"/>
            <w:r>
              <w:rPr>
                <w:i/>
                <w:iCs/>
              </w:rPr>
              <w:t>stopword</w:t>
            </w:r>
            <w:proofErr w:type="spellEnd"/>
            <w:r>
              <w:rPr>
                <w:i/>
                <w:iCs/>
              </w:rPr>
              <w:t xml:space="preserve"> removal.</w:t>
            </w:r>
          </w:p>
        </w:tc>
      </w:tr>
    </w:tbl>
    <w:p w14:paraId="08978207"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E56E52" w14:paraId="2B1F9B8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63F05B" w14:textId="77777777" w:rsidR="00E56E52" w:rsidRDefault="00000000">
            <w:proofErr w:type="spellStart"/>
            <w:r>
              <w:rPr>
                <w:b/>
                <w:bCs/>
                <w:color w:val="FFFFFF"/>
              </w:rPr>
              <w:t>Komponen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8942D" w14:textId="77777777" w:rsidR="00E56E52" w:rsidRDefault="00000000">
            <w:proofErr w:type="spellStart"/>
            <w:r>
              <w:rPr>
                <w:b/>
                <w:bCs/>
                <w:color w:val="FFFFFF"/>
              </w:rPr>
              <w:t>Teknologi</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292FE8" w14:textId="77777777" w:rsidR="00E56E52" w:rsidRDefault="00000000">
            <w:proofErr w:type="spellStart"/>
            <w:r>
              <w:rPr>
                <w:b/>
                <w:bCs/>
                <w:color w:val="FFFFFF"/>
              </w:rPr>
              <w:t>Keterangan</w:t>
            </w:r>
            <w:proofErr w:type="spellEnd"/>
          </w:p>
        </w:tc>
      </w:tr>
      <w:tr w:rsidR="00E56E52" w14:paraId="3BE7F79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EE92D" w14:textId="77777777" w:rsidR="00E56E52" w:rsidRDefault="00000000">
            <w:r>
              <w:t>Backend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460B4" w14:textId="77777777" w:rsidR="00E56E52" w:rsidRDefault="00000000">
            <w:r>
              <w:t>Python 3.10+</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EAEE3" w14:textId="77777777" w:rsidR="00E56E52" w:rsidRDefault="00000000">
            <w:r>
              <w:t xml:space="preserve">Bahasa </w:t>
            </w:r>
            <w:proofErr w:type="spellStart"/>
            <w:r>
              <w:t>utama</w:t>
            </w:r>
            <w:proofErr w:type="spellEnd"/>
            <w:r>
              <w:t xml:space="preserve"> </w:t>
            </w:r>
            <w:proofErr w:type="spellStart"/>
            <w:r>
              <w:t>pengembangan</w:t>
            </w:r>
            <w:proofErr w:type="spellEnd"/>
          </w:p>
        </w:tc>
      </w:tr>
      <w:tr w:rsidR="00E56E52" w14:paraId="7F160E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2D78A" w14:textId="77777777" w:rsidR="00E56E52" w:rsidRDefault="00000000">
            <w:r>
              <w:t>NLP Model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3A7FD" w14:textId="77777777" w:rsidR="00E56E52" w:rsidRDefault="00000000">
            <w:proofErr w:type="spellStart"/>
            <w:r>
              <w:t>IndoBERT</w:t>
            </w:r>
            <w:proofErr w:type="spellEnd"/>
            <w:r>
              <w:t xml:space="preserve"> (</w:t>
            </w:r>
            <w:proofErr w:type="spellStart"/>
            <w:r>
              <w:t>indolem</w:t>
            </w:r>
            <w:proofErr w:type="spellEnd"/>
            <w:r>
              <w:t>/</w:t>
            </w:r>
            <w:proofErr w:type="spellStart"/>
            <w:r>
              <w:t>indobert</w:t>
            </w:r>
            <w:proofErr w:type="spellEnd"/>
            <w:r>
              <w:t>-base-uncased)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09377" w14:textId="77777777" w:rsidR="00E56E52" w:rsidRDefault="00000000">
            <w:r>
              <w:t xml:space="preserve">Model transformer </w:t>
            </w:r>
            <w:proofErr w:type="spellStart"/>
            <w:r>
              <w:t>bahasa</w:t>
            </w:r>
            <w:proofErr w:type="spellEnd"/>
            <w:r>
              <w:t xml:space="preserve"> Indonesia</w:t>
            </w:r>
          </w:p>
        </w:tc>
      </w:tr>
      <w:tr w:rsidR="00E56E52" w14:paraId="6889F6C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5F00D" w14:textId="77777777" w:rsidR="00E56E52" w:rsidRDefault="00000000">
            <w:r>
              <w:t>Transformer Library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6E8C8" w14:textId="77777777" w:rsidR="00E56E52" w:rsidRDefault="00000000">
            <w:r>
              <w:t>Hugging Face Transformers</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CD1421" w14:textId="77777777" w:rsidR="00E56E52" w:rsidRDefault="00000000">
            <w:proofErr w:type="spellStart"/>
            <w:r>
              <w:t>Untuk</w:t>
            </w:r>
            <w:proofErr w:type="spellEnd"/>
            <w:r>
              <w:t xml:space="preserve"> load &amp; fine-tuning </w:t>
            </w:r>
            <w:proofErr w:type="spellStart"/>
            <w:r>
              <w:t>IndoBERT</w:t>
            </w:r>
            <w:proofErr w:type="spellEnd"/>
          </w:p>
        </w:tc>
      </w:tr>
      <w:tr w:rsidR="00E56E52" w14:paraId="241089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DF4E3" w14:textId="77777777" w:rsidR="00E56E52" w:rsidRDefault="00000000">
            <w:r>
              <w:t>Machine Learning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856D8" w14:textId="77777777" w:rsidR="00E56E52" w:rsidRDefault="00000000">
            <w:r>
              <w:t>Scikit-learn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88704" w14:textId="77777777" w:rsidR="00E56E52" w:rsidRDefault="00000000">
            <w:proofErr w:type="spellStart"/>
            <w:r>
              <w:t>Evaluasi</w:t>
            </w:r>
            <w:proofErr w:type="spellEnd"/>
            <w:r>
              <w:t xml:space="preserve"> </w:t>
            </w:r>
            <w:proofErr w:type="spellStart"/>
            <w:r>
              <w:t>metrik</w:t>
            </w:r>
            <w:proofErr w:type="spellEnd"/>
            <w:r>
              <w:t>, stratified split</w:t>
            </w:r>
          </w:p>
        </w:tc>
      </w:tr>
      <w:tr w:rsidR="00E56E52" w14:paraId="1E47C74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EC156" w14:textId="77777777" w:rsidR="00E56E52" w:rsidRDefault="00000000">
            <w:r>
              <w:t>Dashboard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CBD402" w14:textId="77777777" w:rsidR="00E56E52" w:rsidRDefault="00000000">
            <w:proofErr w:type="spellStart"/>
            <w:r>
              <w:t>Streamlit</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153C6" w14:textId="77777777" w:rsidR="00E56E52" w:rsidRDefault="00000000">
            <w:r>
              <w:t xml:space="preserve">Framework web app </w:t>
            </w:r>
            <w:proofErr w:type="spellStart"/>
            <w:r>
              <w:t>tanpa</w:t>
            </w:r>
            <w:proofErr w:type="spellEnd"/>
            <w:r>
              <w:t xml:space="preserve"> HTML/CSS/JS</w:t>
            </w:r>
          </w:p>
        </w:tc>
      </w:tr>
      <w:tr w:rsidR="00E56E52" w14:paraId="5031BF5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6588" w14:textId="77777777" w:rsidR="00E56E52" w:rsidRDefault="00000000">
            <w:r>
              <w:t>Data Processing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4F1B7" w14:textId="77777777" w:rsidR="00E56E52" w:rsidRDefault="00000000">
            <w:r>
              <w:t>Pandas, NumPy</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9D51F" w14:textId="77777777" w:rsidR="00E56E52" w:rsidRDefault="00000000">
            <w:proofErr w:type="spellStart"/>
            <w:r>
              <w:t>Manipulasi</w:t>
            </w:r>
            <w:proofErr w:type="spellEnd"/>
            <w:r>
              <w:t xml:space="preserve"> dan </w:t>
            </w:r>
            <w:proofErr w:type="spellStart"/>
            <w:r>
              <w:t>analisis</w:t>
            </w:r>
            <w:proofErr w:type="spellEnd"/>
            <w:r>
              <w:t xml:space="preserve"> data</w:t>
            </w:r>
          </w:p>
        </w:tc>
      </w:tr>
      <w:tr w:rsidR="00E56E52" w14:paraId="59E715A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6EFA3" w14:textId="77777777" w:rsidR="00E56E52" w:rsidRDefault="00000000">
            <w:r>
              <w:t>Visualization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3F112" w14:textId="77777777" w:rsidR="00E56E52" w:rsidRDefault="00000000">
            <w:r>
              <w:t>Plotly, Matplotlib</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640380" w14:textId="77777777" w:rsidR="00E56E52" w:rsidRDefault="00000000">
            <w:proofErr w:type="spellStart"/>
            <w:r>
              <w:t>Grafik</w:t>
            </w:r>
            <w:proofErr w:type="spellEnd"/>
            <w:r>
              <w:t xml:space="preserve"> </w:t>
            </w:r>
            <w:proofErr w:type="spellStart"/>
            <w:r>
              <w:t>interaktif</w:t>
            </w:r>
            <w:proofErr w:type="spellEnd"/>
            <w:r>
              <w:t xml:space="preserve"> dan statis</w:t>
            </w:r>
          </w:p>
        </w:tc>
      </w:tr>
      <w:tr w:rsidR="00E56E52" w14:paraId="6AF45F1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74EF7" w14:textId="77777777" w:rsidR="00E56E52" w:rsidRDefault="00000000">
            <w:r>
              <w:t>Word Cloud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D074A" w14:textId="77777777" w:rsidR="00E56E52" w:rsidRDefault="00000000">
            <w:proofErr w:type="spellStart"/>
            <w:r>
              <w:t>WordCloud</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D6624" w14:textId="77777777" w:rsidR="00E56E52" w:rsidRDefault="00000000">
            <w:proofErr w:type="spellStart"/>
            <w:r>
              <w:t>Visualisasi</w:t>
            </w:r>
            <w:proofErr w:type="spellEnd"/>
            <w:r>
              <w:t xml:space="preserve"> kata </w:t>
            </w:r>
            <w:proofErr w:type="spellStart"/>
            <w:r>
              <w:t>dominan</w:t>
            </w:r>
            <w:proofErr w:type="spellEnd"/>
          </w:p>
        </w:tc>
      </w:tr>
      <w:tr w:rsidR="00E56E52" w14:paraId="108C801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2259E" w14:textId="77777777" w:rsidR="00E56E52" w:rsidRDefault="00000000">
            <w:r>
              <w:t>Text Utilities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9F3E4" w14:textId="77777777" w:rsidR="00E56E52" w:rsidRDefault="00000000">
            <w:r>
              <w:t>Regex (re)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E5555" w14:textId="77777777" w:rsidR="00E56E52" w:rsidRDefault="00000000">
            <w:r>
              <w:t xml:space="preserve">Cleaning </w:t>
            </w:r>
            <w:proofErr w:type="spellStart"/>
            <w:r>
              <w:t>teks</w:t>
            </w:r>
            <w:proofErr w:type="spellEnd"/>
            <w:r>
              <w:t xml:space="preserve"> (URL, </w:t>
            </w:r>
            <w:proofErr w:type="spellStart"/>
            <w:r>
              <w:t>simbol</w:t>
            </w:r>
            <w:proofErr w:type="spellEnd"/>
            <w:r>
              <w:t>)</w:t>
            </w:r>
          </w:p>
        </w:tc>
      </w:tr>
      <w:tr w:rsidR="00E56E52" w14:paraId="208E2D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B9107" w14:textId="77777777" w:rsidR="00E56E52" w:rsidRDefault="00000000">
            <w:del w:id="4" w:author="Claude" w:date="2026-06-07T00:00:00Z">
              <w:r>
                <w:delText>Web Scraping</w:delText>
              </w:r>
            </w:del>
            <w:ins w:id="5" w:author="Claude" w:date="2026-06-07T00:00:00Z">
              <w:r>
                <w:t>Shopee Open Platform API</w:t>
              </w:r>
            </w:ins>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7B819" w14:textId="77777777" w:rsidR="00E56E52" w:rsidRDefault="00000000">
            <w:del w:id="6" w:author="Claude" w:date="2026-06-07T00:00:00Z">
              <w:r>
                <w:delText>Python (requests/Selenium)</w:delText>
              </w:r>
            </w:del>
            <w:ins w:id="7" w:author="Claude" w:date="2026-06-07T00:00:00Z">
              <w:r>
                <w:t>Python (requests + OAuth2)</w:t>
              </w:r>
            </w:ins>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E68FB" w14:textId="36A55D79" w:rsidR="00E56E52" w:rsidRDefault="00000000">
            <w:del w:id="8" w:author="Claude" w:date="2026-06-07T00:00:00Z">
              <w:r>
                <w:delText>Scraping statis OmorfoShop &amp; dynamic scraping URL dari dashboard</w:delText>
              </w:r>
            </w:del>
            <w:proofErr w:type="spellStart"/>
            <w:ins w:id="9" w:author="Claude" w:date="2026-06-07T00:00:00Z">
              <w:r>
                <w:t>Pengambilan</w:t>
              </w:r>
              <w:proofErr w:type="spellEnd"/>
              <w:r>
                <w:t xml:space="preserve"> </w:t>
              </w:r>
              <w:proofErr w:type="spellStart"/>
              <w:r>
                <w:t>ulasan</w:t>
              </w:r>
              <w:proofErr w:type="spellEnd"/>
              <w:r>
                <w:t xml:space="preserve"> toko (</w:t>
              </w:r>
              <w:proofErr w:type="spellStart"/>
              <w:r>
                <w:t>OmorfoShop</w:t>
              </w:r>
              <w:proofErr w:type="spellEnd"/>
              <w:r>
                <w:t>) via REST API resmi: get_item_list + get_rating</w:t>
              </w:r>
            </w:ins>
          </w:p>
        </w:tc>
      </w:tr>
      <w:tr w:rsidR="00E56E52" w14:paraId="33681B6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599C4" w14:textId="77777777" w:rsidR="00E56E52" w:rsidRDefault="00000000">
            <w:r>
              <w:t>Environment Eksperimen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89AB8" w14:textId="77777777" w:rsidR="00E56E52" w:rsidRDefault="00000000">
            <w:r>
              <w:t>Jupyter Notebook / Google Colab</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44642" w14:textId="77777777" w:rsidR="00E56E52" w:rsidRDefault="00000000">
            <w:r>
              <w:t>Eksperimen model &amp; tuning</w:t>
            </w:r>
          </w:p>
        </w:tc>
      </w:tr>
      <w:tr w:rsidR="00E56E52" w14:paraId="5108ED8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03EEC" w14:textId="77777777" w:rsidR="00E56E52" w:rsidRDefault="00000000">
            <w:r>
              <w:t>Deployment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AAAEB" w14:textId="77777777" w:rsidR="00E56E52" w:rsidRDefault="00000000">
            <w:r>
              <w:t>Streamlit Cloud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BC247" w14:textId="77777777" w:rsidR="00E56E52" w:rsidRDefault="00000000">
            <w:r>
              <w:t>Hosting dashboard online</w:t>
            </w:r>
          </w:p>
        </w:tc>
      </w:tr>
    </w:tbl>
    <w:p w14:paraId="5E8CC4FB" w14:textId="77777777" w:rsidR="00E56E52" w:rsidRDefault="00E56E52"/>
    <w:p w14:paraId="596DBDD4" w14:textId="77777777" w:rsidR="00E56E52" w:rsidRDefault="00000000">
      <w:pPr>
        <w:pStyle w:val="Heading2"/>
      </w:pPr>
      <w:r>
        <w:t>1.5 Deliverables Checkpoint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3CB2E59D"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185664"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B71524" w14:textId="77777777" w:rsidR="00E56E52" w:rsidRDefault="00000000">
            <w:r>
              <w:rPr>
                <w:b/>
                <w:bCs/>
                <w:color w:val="FFFFFF"/>
              </w:rPr>
              <w:t>Status Target</w:t>
            </w:r>
          </w:p>
        </w:tc>
      </w:tr>
      <w:tr w:rsidR="00E56E52" w14:paraId="51F40299"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1F8237" w14:textId="77777777" w:rsidR="00E56E52" w:rsidRDefault="00000000">
            <w:r>
              <w:t>Struktur project &amp; folder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34B13" w14:textId="77777777" w:rsidR="00E56E52" w:rsidRDefault="00000000">
            <w:r>
              <w:t>✓</w:t>
            </w:r>
          </w:p>
        </w:tc>
      </w:tr>
      <w:tr w:rsidR="00E56E52" w14:paraId="1279E1F0"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9A9A" w14:textId="77777777" w:rsidR="00E56E52" w:rsidRDefault="00000000">
            <w:r>
              <w:t>Virtual environment terkonfigurasi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BB274" w14:textId="77777777" w:rsidR="00E56E52" w:rsidRDefault="00000000">
            <w:r>
              <w:t>✓</w:t>
            </w:r>
          </w:p>
        </w:tc>
      </w:tr>
      <w:tr w:rsidR="00E56E52" w14:paraId="0E02E68E"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D66D6" w14:textId="77777777" w:rsidR="00E56E52" w:rsidRDefault="00000000">
            <w:r>
              <w:t>requirements.txt lengkap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F17DB" w14:textId="77777777" w:rsidR="00E56E52" w:rsidRDefault="00000000">
            <w:r>
              <w:t>✓</w:t>
            </w:r>
          </w:p>
        </w:tc>
      </w:tr>
      <w:tr w:rsidR="00E56E52" w14:paraId="0D9CE56C"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39FB1" w14:textId="77777777" w:rsidR="00E56E52" w:rsidRDefault="00000000">
            <w:r>
              <w:t>Semua dependency terinstall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2156E" w14:textId="77777777" w:rsidR="00E56E52" w:rsidRDefault="00000000">
            <w:r>
              <w:t>✓</w:t>
            </w:r>
          </w:p>
        </w:tc>
      </w:tr>
      <w:tr w:rsidR="00E56E52" w14:paraId="44DC8690"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A0626" w14:textId="77777777" w:rsidR="00E56E52" w:rsidRDefault="00000000">
            <w:r>
              <w:t>Repository Git siap digunakan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6AB633" w14:textId="77777777" w:rsidR="00E56E52" w:rsidRDefault="00000000">
            <w:r>
              <w:t>✓</w:t>
            </w:r>
          </w:p>
        </w:tc>
      </w:tr>
    </w:tbl>
    <w:p w14:paraId="5B231974" w14:textId="77777777" w:rsidR="00E56E52" w:rsidRDefault="00000000">
      <w:r>
        <w:br w:type="page"/>
      </w:r>
    </w:p>
    <w:p w14:paraId="6C945A7E" w14:textId="77777777" w:rsidR="00E56E52" w:rsidRDefault="00000000">
      <w:pPr>
        <w:pStyle w:val="Heading1"/>
      </w:pPr>
      <w:r>
        <w:lastRenderedPageBreak/>
        <w:t>FASE 2 — DATA COLLECTION &amp; DATA MANAGEMENT</w:t>
      </w:r>
    </w:p>
    <w:p w14:paraId="12608E6F" w14:textId="77777777" w:rsidR="00E56E52" w:rsidRDefault="00000000">
      <w:pPr>
        <w:spacing w:before="80" w:after="80"/>
      </w:pPr>
      <w:r>
        <w:rPr>
          <w:b/>
          <w:bCs/>
          <w:color w:val="2E75B6"/>
        </w:rPr>
        <w:t>(Checkpoint 2)</w:t>
      </w:r>
    </w:p>
    <w:p w14:paraId="1D44F924" w14:textId="77777777" w:rsidR="00E56E52" w:rsidRDefault="00000000">
      <w:pPr>
        <w:spacing w:before="80" w:after="80"/>
      </w:pPr>
      <w:r>
        <w:t>Mengumpulkan dan mengelola seluruh dataset yang digunakan dalam penelitian, mencakup dua kategori: dataset publik (training &amp; evaluasi) dan dataset implementasi (OmorfoShop).</w:t>
      </w:r>
    </w:p>
    <w:p w14:paraId="7A16921F" w14:textId="77777777" w:rsidR="00E56E52" w:rsidRDefault="00E56E52"/>
    <w:p w14:paraId="4EF0AA5E" w14:textId="77777777" w:rsidR="00E56E52" w:rsidRDefault="00000000">
      <w:pPr>
        <w:pStyle w:val="Heading2"/>
      </w:pPr>
      <w:r>
        <w:t>2.1 Functional Requirements (Diperbarui)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2B0BBD0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4C2C7"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0EB9C" w14:textId="77777777" w:rsidR="00E56E52" w:rsidRDefault="00000000">
            <w:r>
              <w:rPr>
                <w:b/>
                <w:bCs/>
                <w:color w:val="FFFFFF"/>
              </w:rPr>
              <w:t>Requirement</w:t>
            </w:r>
          </w:p>
        </w:tc>
      </w:tr>
      <w:tr w:rsidR="00E56E52" w14:paraId="420C0FD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FA1F6" w14:textId="77777777" w:rsidR="00E56E52" w:rsidRDefault="00000000">
            <w:r>
              <w:t>FR-2.1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D55433" w14:textId="77777777" w:rsidR="00E56E52" w:rsidRDefault="00000000">
            <w:r>
              <w:t>Sistem harus dapat membaca dataset CSV dari SmSA dan Indonesian E-Commerce Review.</w:t>
            </w:r>
          </w:p>
        </w:tc>
      </w:tr>
      <w:tr w:rsidR="00E56E52" w14:paraId="1DAB85D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90A9D" w14:textId="77777777" w:rsidR="00E56E52" w:rsidRDefault="00000000">
            <w:r>
              <w:t>FR-2.2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22DF" w14:textId="77777777" w:rsidR="00E56E52" w:rsidRDefault="00000000">
            <w:del w:id="10" w:author="Claude" w:date="2026-06-07T00:00:00Z">
              <w:r>
                <w:delText>Sistem harus dapat melakukan web scraping ulasan OmorfoShop Official Store dari Shopee menggunakan Python.</w:delText>
              </w:r>
            </w:del>
            <w:ins w:id="11" w:author="Claude" w:date="2026-06-07T00:00:00Z">
              <w:r>
                <w:t>Sistem harus dapat mengambil ulasan OmorfoShop Official Store melalui Shopee Open Platform API (REST v2.0) menggunakan autentikasi OAuth2 dan endpoint get_rating.</w:t>
              </w:r>
            </w:ins>
          </w:p>
        </w:tc>
      </w:tr>
      <w:tr w:rsidR="00E56E52" w14:paraId="56BF022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9CE10" w14:textId="77777777" w:rsidR="00E56E52" w:rsidRDefault="00000000">
            <w:r>
              <w:t>FR-2.3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3108F" w14:textId="77777777" w:rsidR="00E56E52" w:rsidRDefault="00000000">
            <w:r>
              <w:t>Sistem harus dapat menggabungkan dataset SmSA dan E-Commerce Review Dataset menjadi unified dataset.</w:t>
            </w:r>
          </w:p>
        </w:tc>
      </w:tr>
      <w:tr w:rsidR="00E56E52" w14:paraId="2CD5F7F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1B76D" w14:textId="77777777" w:rsidR="00E56E52" w:rsidRDefault="00000000">
            <w:r>
              <w:t>FR-2.4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6D213" w14:textId="77777777" w:rsidR="00E56E52" w:rsidRDefault="00000000">
            <w:r>
              <w:t>Sistem harus dapat melakukan validasi struktur dan harmonisasi label sentimen.</w:t>
            </w:r>
          </w:p>
        </w:tc>
      </w:tr>
      <w:tr w:rsidR="00E56E52" w14:paraId="49558E5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5DEF9" w14:textId="77777777" w:rsidR="00E56E52" w:rsidRDefault="00000000">
            <w:r>
              <w:t>FR-2.5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97CB0D" w14:textId="77777777" w:rsidR="00E56E52" w:rsidRDefault="00000000">
            <w:r>
              <w:t>Sistem harus dapat mendeteksi dan menghapus data duplikat.</w:t>
            </w:r>
          </w:p>
        </w:tc>
      </w:tr>
      <w:tr w:rsidR="00E56E52" w14:paraId="5B990D1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24032" w14:textId="77777777" w:rsidR="00E56E52" w:rsidRDefault="00000000">
            <w:r>
              <w:t>FR-2.6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BEE3" w14:textId="77777777" w:rsidR="00E56E52" w:rsidRDefault="00000000">
            <w:r>
              <w:t>Sistem harus dapat melakukan stratified split (80% train / 10% validation / 10% test).</w:t>
            </w:r>
          </w:p>
        </w:tc>
      </w:tr>
      <w:tr w:rsidR="00E56E52" w14:paraId="57417951"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70FBB" w14:textId="77777777" w:rsidR="00E56E52" w:rsidRDefault="00000000">
            <w:r>
              <w:t>FR-2.7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34882" w14:textId="77777777" w:rsidR="00E56E52" w:rsidRDefault="00000000">
            <w:r>
              <w:t>Sistem harus dapat mendeteksi class imbalance dan menerapkan strategi penanganan yang sesuai.</w:t>
            </w:r>
          </w:p>
        </w:tc>
      </w:tr>
      <w:tr w:rsidR="00E56E52" w14:paraId="70454AC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80D51" w14:textId="77777777" w:rsidR="00E56E52" w:rsidRDefault="00000000">
            <w:r>
              <w:t>FR-2.8</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39DB0" w14:textId="77777777" w:rsidR="00E56E52" w:rsidRDefault="00000000">
            <w:r>
              <w:t>Sistem harus dapat menyimpan seluruh dataset hasil cleaning dalam format CSV.</w:t>
            </w:r>
          </w:p>
        </w:tc>
      </w:tr>
    </w:tbl>
    <w:p w14:paraId="2D533021" w14:textId="77777777" w:rsidR="00E56E52" w:rsidRDefault="00E56E52"/>
    <w:p w14:paraId="6B6A287E" w14:textId="77777777" w:rsidR="00E56E52" w:rsidRDefault="00000000">
      <w:pPr>
        <w:pStyle w:val="Heading2"/>
      </w:pPr>
      <w:r>
        <w:t>2.2 Dataset Requirements</w:t>
      </w:r>
    </w:p>
    <w:p w14:paraId="62A0670D" w14:textId="77777777" w:rsidR="00E56E52" w:rsidRDefault="00000000">
      <w:pPr>
        <w:spacing w:before="200" w:after="100"/>
      </w:pPr>
      <w:r>
        <w:rPr>
          <w:b/>
          <w:bCs/>
          <w:sz w:val="22"/>
          <w:szCs w:val="22"/>
          <w:u w:val="single"/>
        </w:rPr>
        <w:t>Dataset Training &amp; Evaluasi (Dataset Publik)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2753"/>
        <w:gridCol w:w="1374"/>
        <w:gridCol w:w="1414"/>
        <w:gridCol w:w="1697"/>
      </w:tblGrid>
      <w:tr w:rsidR="00E56E52" w14:paraId="2A513BA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E5289" w14:textId="77777777" w:rsidR="00E56E52" w:rsidRDefault="00000000">
            <w:r>
              <w:rPr>
                <w:b/>
                <w:bCs/>
                <w:color w:val="FFFFFF"/>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1326D" w14:textId="77777777" w:rsidR="00E56E52" w:rsidRDefault="00000000">
            <w:r>
              <w:rPr>
                <w:b/>
                <w:bCs/>
                <w:color w:val="FFFFFF"/>
              </w:rPr>
              <w:t>Sumber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86594" w14:textId="77777777" w:rsidR="00E56E52" w:rsidRDefault="00000000">
            <w:r>
              <w:rPr>
                <w:b/>
                <w:bCs/>
                <w:color w:val="FFFFFF"/>
              </w:rPr>
              <w:t>Jumlah Estimasi</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AD9A68" w14:textId="77777777" w:rsidR="00E56E52" w:rsidRDefault="00000000">
            <w:r>
              <w:rPr>
                <w:b/>
                <w:bCs/>
                <w:color w:val="FFFFFF"/>
              </w:rPr>
              <w:t>Label</w:t>
            </w:r>
          </w:p>
        </w:tc>
        <w:tc>
          <w:tcPr>
            <w:tcW w:w="1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097819" w14:textId="77777777" w:rsidR="00E56E52" w:rsidRDefault="00000000">
            <w:r>
              <w:rPr>
                <w:b/>
                <w:bCs/>
                <w:color w:val="FFFFFF"/>
              </w:rPr>
              <w:t>Format</w:t>
            </w:r>
          </w:p>
        </w:tc>
      </w:tr>
      <w:tr w:rsidR="00E56E52" w14:paraId="11806B3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9AD11" w14:textId="77777777" w:rsidR="00E56E52" w:rsidRDefault="00000000">
            <w:r>
              <w:t>SmSA (IndoNLU)</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11847" w14:textId="77777777" w:rsidR="00E56E52" w:rsidRDefault="00000000">
            <w:r>
              <w:t>github.com/IndoNLP/indonlu</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D30FD" w14:textId="77777777" w:rsidR="00E56E52" w:rsidRDefault="00000000">
            <w:r>
              <w:t>4.000–5.000 ulasan</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D218B" w14:textId="77777777" w:rsidR="00E56E52" w:rsidRDefault="00000000">
            <w:r>
              <w:t>Positif / Negatif / Netral</w:t>
            </w:r>
          </w:p>
        </w:tc>
        <w:tc>
          <w:tcPr>
            <w:tcW w:w="13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C9DD9" w14:textId="77777777" w:rsidR="00E56E52" w:rsidRDefault="00000000">
            <w:r>
              <w:t>CSV [text, label]</w:t>
            </w:r>
          </w:p>
        </w:tc>
      </w:tr>
      <w:tr w:rsidR="00E56E52" w14:paraId="3AC42F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D1D15" w14:textId="77777777" w:rsidR="00E56E52" w:rsidRDefault="00000000">
            <w:r>
              <w:t>Indonesian E-Commerce Review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15FC8" w14:textId="77777777" w:rsidR="00E56E52" w:rsidRDefault="00000000">
            <w:r>
              <w:t>Kaggle (rizqinugroho)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45B7E" w14:textId="77777777" w:rsidR="00E56E52" w:rsidRDefault="00000000">
            <w:r>
              <w:t>5.000–7.000 ulasan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B077" w14:textId="77777777" w:rsidR="00E56E52" w:rsidRDefault="00000000">
            <w:r>
              <w:t>Positif / Negatif / Netral (dari rating)</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C87D7" w14:textId="77777777" w:rsidR="00E56E52" w:rsidRDefault="00000000">
            <w:r>
              <w:t>CSV [review_text, rating, sentiment_label]</w:t>
            </w:r>
          </w:p>
        </w:tc>
      </w:tr>
      <w:tr w:rsidR="00E56E52" w14:paraId="6D1461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781E7" w14:textId="77777777" w:rsidR="00E56E52" w:rsidRDefault="00000000">
            <w:r>
              <w:t>Total Unified Dataset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1F4819" w14:textId="77777777" w:rsidR="00E56E52" w:rsidRDefault="00000000">
            <w:r>
              <w: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D9E02" w14:textId="77777777" w:rsidR="00E56E52" w:rsidRDefault="00000000">
            <w:r>
              <w:t>9.000–12.000 ulasan</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36BAD" w14:textId="77777777" w:rsidR="00E56E52" w:rsidRDefault="00000000">
            <w:r>
              <w:t>3 kelas seragam</w:t>
            </w:r>
          </w:p>
        </w:tc>
        <w:tc>
          <w:tcPr>
            <w:tcW w:w="13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6811F" w14:textId="77777777" w:rsidR="00E56E52" w:rsidRDefault="00000000">
            <w:r>
              <w:t>CSV [review_text, sentiment_label]</w:t>
            </w:r>
          </w:p>
        </w:tc>
      </w:tr>
    </w:tbl>
    <w:p w14:paraId="41F5B96B" w14:textId="77777777" w:rsidR="00E56E52" w:rsidRDefault="00E56E52"/>
    <w:p w14:paraId="0AD7152B" w14:textId="77777777" w:rsidR="00E56E52" w:rsidRDefault="00000000">
      <w:pPr>
        <w:spacing w:before="200" w:after="100"/>
      </w:pPr>
      <w:r>
        <w:rPr>
          <w:b/>
          <w:bCs/>
          <w:sz w:val="22"/>
          <w:szCs w:val="22"/>
          <w:u w:val="single"/>
        </w:rPr>
        <w:t>Dataset Implementasi (OmorfoShop)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39C63B5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53B72F" w14:textId="77777777" w:rsidR="00E56E52" w:rsidRDefault="00000000">
            <w:r>
              <w:rPr>
                <w:b/>
                <w:bCs/>
                <w:color w:val="FFFFFF"/>
              </w:rPr>
              <w:t>Atribut</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A7787D" w14:textId="77777777" w:rsidR="00E56E52" w:rsidRDefault="00000000">
            <w:r>
              <w:rPr>
                <w:b/>
                <w:bCs/>
                <w:color w:val="FFFFFF"/>
              </w:rPr>
              <w:t>Detail</w:t>
            </w:r>
          </w:p>
        </w:tc>
      </w:tr>
      <w:tr w:rsidR="00E56E52" w14:paraId="02310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F299D" w14:textId="77777777" w:rsidR="00E56E52" w:rsidRDefault="00000000">
            <w:r>
              <w:t>Sumber</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C1793" w14:textId="77777777" w:rsidR="00E56E52" w:rsidRDefault="00000000">
            <w:r>
              <w:t>OmorfoShop Official Store — Shopee</w:t>
            </w:r>
          </w:p>
        </w:tc>
      </w:tr>
      <w:tr w:rsidR="00E56E52" w14:paraId="3C9604B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22952" w14:textId="77777777" w:rsidR="00E56E52" w:rsidRDefault="00000000">
            <w:r>
              <w:t>Jumlah</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80A0B" w14:textId="6F8993A4" w:rsidR="00E56E52" w:rsidRDefault="00000000">
            <w:r>
              <w:t>± 1.</w:t>
            </w:r>
            <w:r w:rsidR="00CD1441">
              <w:t>0</w:t>
            </w:r>
            <w:r>
              <w:t xml:space="preserve">00 </w:t>
            </w:r>
            <w:proofErr w:type="spellStart"/>
            <w:r>
              <w:t>ulasan</w:t>
            </w:r>
            <w:proofErr w:type="spellEnd"/>
            <w:r>
              <w:t xml:space="preserve"> </w:t>
            </w:r>
            <w:proofErr w:type="spellStart"/>
            <w:r>
              <w:t>produk</w:t>
            </w:r>
            <w:proofErr w:type="spellEnd"/>
          </w:p>
        </w:tc>
      </w:tr>
      <w:tr w:rsidR="00E56E52" w14:paraId="799BEE1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022A8" w14:textId="77777777" w:rsidR="00E56E52" w:rsidRDefault="00000000">
            <w:r>
              <w:lastRenderedPageBreak/>
              <w:t>Periode Pengumpulan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7E6956" w14:textId="41B7256B" w:rsidR="00E56E52" w:rsidRDefault="00000000">
            <w:r>
              <w:t>J</w:t>
            </w:r>
            <w:r w:rsidR="00CD1441">
              <w:t>uni</w:t>
            </w:r>
            <w:r>
              <w:t xml:space="preserve"> 2025</w:t>
            </w:r>
            <w:r w:rsidR="00CD1441">
              <w:t xml:space="preserve"> – Juni 2026</w:t>
            </w:r>
          </w:p>
        </w:tc>
      </w:tr>
      <w:tr w:rsidR="00E56E52" w14:paraId="61DFEE4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8FC9B" w14:textId="77777777" w:rsidR="00E56E52" w:rsidRDefault="00000000">
            <w:r>
              <w:t>Metode Pengumpulan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FBF04" w14:textId="77777777" w:rsidR="00E56E52" w:rsidRDefault="00000000">
            <w:del w:id="12" w:author="Claude" w:date="2026-06-07T00:00:00Z">
              <w:r>
                <w:delText>Web scraping menggunakan Python</w:delText>
              </w:r>
            </w:del>
            <w:ins w:id="13" w:author="Claude" w:date="2026-06-07T00:00:00Z">
              <w:r>
                <w:t>Shopee Open Platform API (OAuth2, endpoint get_rating)</w:t>
              </w:r>
            </w:ins>
          </w:p>
        </w:tc>
      </w:tr>
      <w:tr w:rsidR="00E56E52" w14:paraId="622C43F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4A388" w14:textId="77777777" w:rsidR="00E56E52" w:rsidRDefault="00000000">
            <w:r>
              <w:t>Tujuan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289C6" w14:textId="77777777" w:rsidR="00E56E52" w:rsidRDefault="00000000">
            <w:r>
              <w:t>Implementasi model &amp; penyusunan rekomendasi pemasaran (BUKAN untuk training)</w:t>
            </w:r>
          </w:p>
        </w:tc>
      </w:tr>
      <w:tr w:rsidR="00E56E52" w14:paraId="0BB3170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7A501" w14:textId="77777777" w:rsidR="00E56E52" w:rsidRDefault="00000000">
            <w:r>
              <w:t>Privasi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20E81" w14:textId="77777777" w:rsidR="00E56E52" w:rsidRDefault="00000000">
            <w:r>
              <w:t>Identitas pelanggan (nama, foto) tidak disimpan — prinsip data minimization</w:t>
            </w:r>
          </w:p>
        </w:tc>
      </w:tr>
    </w:tbl>
    <w:p w14:paraId="70860DF3" w14:textId="77777777" w:rsidR="00E56E52" w:rsidRDefault="00E56E52"/>
    <w:p w14:paraId="61D210E5" w14:textId="77777777" w:rsidR="00E56E52" w:rsidRDefault="00000000">
      <w:pPr>
        <w:pStyle w:val="Heading2"/>
      </w:pPr>
      <w:r>
        <w:t>2.3 Data Attributes per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5395826F"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2DF1781" w14:textId="77777777" w:rsidR="00E56E52" w:rsidRDefault="00000000">
            <w:r>
              <w:rPr>
                <w:i/>
                <w:iCs/>
              </w:rPr>
              <w:t>PENAMBAHAN: Atribut dipisahkan per dataset untuk menghindari ambiguitas saat merging.</w:t>
            </w:r>
          </w:p>
        </w:tc>
      </w:tr>
    </w:tbl>
    <w:p w14:paraId="29B9BC9C" w14:textId="77777777" w:rsidR="00E56E52" w:rsidRDefault="00E56E52"/>
    <w:p w14:paraId="55856FCE" w14:textId="77777777" w:rsidR="00E56E52" w:rsidRDefault="00000000">
      <w:pPr>
        <w:spacing w:before="200" w:after="100"/>
      </w:pPr>
      <w:r>
        <w:rPr>
          <w:b/>
          <w:bCs/>
          <w:sz w:val="22"/>
          <w:szCs w:val="22"/>
          <w:u w:val="single"/>
        </w:rPr>
        <w:t>SmSA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2CFCABA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1F2872" w14:textId="77777777" w:rsidR="00E56E52" w:rsidRDefault="00000000">
            <w:r>
              <w:rPr>
                <w:b/>
                <w:bCs/>
                <w:color w:val="FFFFFF"/>
              </w:rPr>
              <w:t>Atribut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5F8BDB" w14:textId="77777777" w:rsidR="00E56E52" w:rsidRDefault="00000000">
            <w:r>
              <w:rPr>
                <w:b/>
                <w:bCs/>
                <w:color w:val="FFFFFF"/>
              </w:rPr>
              <w:t>Tipe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8546DE" w14:textId="77777777" w:rsidR="00E56E52" w:rsidRDefault="00000000">
            <w:r>
              <w:rPr>
                <w:b/>
                <w:bCs/>
                <w:color w:val="FFFFFF"/>
              </w:rPr>
              <w:t>Keterangan</w:t>
            </w:r>
          </w:p>
        </w:tc>
      </w:tr>
      <w:tr w:rsidR="00E56E52" w14:paraId="45D9553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2335B" w14:textId="77777777" w:rsidR="00E56E52" w:rsidRDefault="00000000">
            <w:r>
              <w:t>text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891668"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2D606E" w14:textId="77777777" w:rsidR="00E56E52" w:rsidRDefault="00000000">
            <w:r>
              <w:t>Teks ulasan/kalimat</w:t>
            </w:r>
          </w:p>
        </w:tc>
      </w:tr>
      <w:tr w:rsidR="00E56E52" w14:paraId="4347D6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351B" w14:textId="77777777" w:rsidR="00E56E52" w:rsidRDefault="00000000">
            <w:r>
              <w:t>label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033C3"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E8959" w14:textId="77777777" w:rsidR="00E56E52" w:rsidRDefault="00000000">
            <w:r>
              <w:t>Sentimen: positive / negative / neutral</w:t>
            </w:r>
          </w:p>
        </w:tc>
      </w:tr>
    </w:tbl>
    <w:p w14:paraId="35EC8054" w14:textId="77777777" w:rsidR="00E56E52" w:rsidRDefault="00E56E52"/>
    <w:p w14:paraId="4D03DFCC" w14:textId="77777777" w:rsidR="00E56E52" w:rsidRDefault="00000000">
      <w:pPr>
        <w:spacing w:before="200" w:after="100"/>
      </w:pPr>
      <w:r>
        <w:rPr>
          <w:b/>
          <w:bCs/>
          <w:sz w:val="22"/>
          <w:szCs w:val="22"/>
          <w:u w:val="single"/>
        </w:rPr>
        <w:t>Indonesian E-Commerce Review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1E46397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AD6150" w14:textId="77777777" w:rsidR="00E56E52" w:rsidRDefault="00000000">
            <w:r>
              <w:rPr>
                <w:b/>
                <w:bCs/>
                <w:color w:val="FFFFFF"/>
              </w:rPr>
              <w:t>Atribut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7B097D" w14:textId="77777777" w:rsidR="00E56E52" w:rsidRDefault="00000000">
            <w:r>
              <w:rPr>
                <w:b/>
                <w:bCs/>
                <w:color w:val="FFFFFF"/>
              </w:rPr>
              <w:t>Tipe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7C890" w14:textId="77777777" w:rsidR="00E56E52" w:rsidRDefault="00000000">
            <w:r>
              <w:rPr>
                <w:b/>
                <w:bCs/>
                <w:color w:val="FFFFFF"/>
              </w:rPr>
              <w:t>Keterangan</w:t>
            </w:r>
          </w:p>
        </w:tc>
      </w:tr>
      <w:tr w:rsidR="00E56E52" w14:paraId="435AF4B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68B15" w14:textId="77777777" w:rsidR="00E56E52" w:rsidRDefault="00000000">
            <w:r>
              <w:t>review_text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E24EBE"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F385A6" w14:textId="77777777" w:rsidR="00E56E52" w:rsidRDefault="00000000">
            <w:r>
              <w:t>Teks ulasan produk</w:t>
            </w:r>
          </w:p>
        </w:tc>
      </w:tr>
      <w:tr w:rsidR="00E56E52" w14:paraId="7068BF9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BE2C9" w14:textId="77777777" w:rsidR="00E56E52" w:rsidRDefault="00000000">
            <w:r>
              <w:t>rating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7F09E" w14:textId="77777777" w:rsidR="00E56E52" w:rsidRDefault="00000000">
            <w:r>
              <w:t>Integer</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6AEB2" w14:textId="77777777" w:rsidR="00E56E52" w:rsidRDefault="00000000">
            <w:r>
              <w:t>Rating bintang 1–5</w:t>
            </w:r>
          </w:p>
        </w:tc>
      </w:tr>
      <w:tr w:rsidR="00E56E52" w14:paraId="7059E2E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8A4D3B" w14:textId="77777777" w:rsidR="00E56E52" w:rsidRDefault="00000000">
            <w:r>
              <w:t>sentiment_label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C1C0C0"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C6A61" w14:textId="77777777" w:rsidR="00E56E52" w:rsidRDefault="00000000">
            <w:r>
              <w:t>Label sentimen (dipetakan dari rating jika belum ada)</w:t>
            </w:r>
          </w:p>
        </w:tc>
      </w:tr>
    </w:tbl>
    <w:p w14:paraId="4362A5B0" w14:textId="77777777" w:rsidR="00E56E52" w:rsidRDefault="00E56E52"/>
    <w:p w14:paraId="3A7B2ED3" w14:textId="77777777" w:rsidR="00E56E52" w:rsidRDefault="00000000">
      <w:pPr>
        <w:spacing w:before="200" w:after="100"/>
      </w:pPr>
      <w:r>
        <w:rPr>
          <w:b/>
          <w:bCs/>
          <w:sz w:val="22"/>
          <w:szCs w:val="22"/>
          <w:u w:val="single"/>
        </w:rPr>
        <w:t>Dataset Implementasi OmorfoShop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3765BA1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C01EFC" w14:textId="77777777" w:rsidR="00E56E52" w:rsidRDefault="00000000">
            <w:r>
              <w:rPr>
                <w:b/>
                <w:bCs/>
                <w:color w:val="FFFFFF"/>
              </w:rPr>
              <w:t>Atribut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716437" w14:textId="77777777" w:rsidR="00E56E52" w:rsidRDefault="00000000">
            <w:r>
              <w:rPr>
                <w:b/>
                <w:bCs/>
                <w:color w:val="FFFFFF"/>
              </w:rPr>
              <w:t>Tipe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1E746F" w14:textId="77777777" w:rsidR="00E56E52" w:rsidRDefault="00000000">
            <w:r>
              <w:rPr>
                <w:b/>
                <w:bCs/>
                <w:color w:val="FFFFFF"/>
              </w:rPr>
              <w:t>Keterangan</w:t>
            </w:r>
          </w:p>
        </w:tc>
      </w:tr>
      <w:tr w:rsidR="00E56E52" w14:paraId="40AC5CD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0D042" w14:textId="77777777" w:rsidR="00E56E52" w:rsidRDefault="00000000">
            <w:r>
              <w:t>review_id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24DE4"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52FC78" w14:textId="77777777" w:rsidR="00E56E52" w:rsidRDefault="00000000">
            <w:r>
              <w:t>ID unik ulasan (dari Shopee)</w:t>
            </w:r>
          </w:p>
        </w:tc>
      </w:tr>
      <w:tr w:rsidR="00E56E52" w14:paraId="015031E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358E3" w14:textId="77777777" w:rsidR="00E56E52" w:rsidRDefault="00000000">
            <w:r>
              <w:t>review_text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C4B1"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7BE65" w14:textId="77777777" w:rsidR="00E56E52" w:rsidRDefault="00000000">
            <w:r>
              <w:t>Teks ulasan pelanggan</w:t>
            </w:r>
          </w:p>
        </w:tc>
      </w:tr>
      <w:tr w:rsidR="00E56E52" w14:paraId="1AC5C53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69B6A" w14:textId="77777777" w:rsidR="00E56E52" w:rsidRDefault="00000000">
            <w:r>
              <w:t>rating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53C6D" w14:textId="77777777" w:rsidR="00E56E52" w:rsidRDefault="00000000">
            <w:r>
              <w:t>Integer</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BFDD5" w14:textId="77777777" w:rsidR="00E56E52" w:rsidRDefault="00000000">
            <w:r>
              <w:t>Rating bintang 1–5</w:t>
            </w:r>
          </w:p>
        </w:tc>
      </w:tr>
      <w:tr w:rsidR="00E56E52" w14:paraId="1AB258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BE450" w14:textId="77777777" w:rsidR="00E56E52" w:rsidRDefault="00000000">
            <w:r>
              <w:t>product_name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AB47"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190F1" w14:textId="77777777" w:rsidR="00E56E52" w:rsidRDefault="00000000">
            <w:r>
              <w:t>Nama produk yang diulas</w:t>
            </w:r>
          </w:p>
        </w:tc>
      </w:tr>
      <w:tr w:rsidR="00E56E52" w14:paraId="26D4C9F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019B47" w14:textId="77777777" w:rsidR="00E56E52" w:rsidRDefault="00000000">
            <w:r>
              <w:t>product_category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EBAE0"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43F32E" w14:textId="77777777" w:rsidR="00E56E52" w:rsidRDefault="00000000">
            <w:r>
              <w:t>Kategori produk (misal: Pelembap, Serum Tubuh)</w:t>
            </w:r>
          </w:p>
        </w:tc>
      </w:tr>
      <w:tr w:rsidR="00E56E52" w14:paraId="4353CDB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58AB6" w14:textId="77777777" w:rsidR="00E56E52" w:rsidRDefault="00000000">
            <w:r>
              <w:t>date_review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73602" w14:textId="77777777" w:rsidR="00E56E52" w:rsidRDefault="00000000">
            <w:r>
              <w:t>Date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FAA43" w14:textId="77777777" w:rsidR="00E56E52" w:rsidRDefault="00000000">
            <w:r>
              <w:t>Tanggal ulasan ditulis</w:t>
            </w:r>
          </w:p>
        </w:tc>
      </w:tr>
    </w:tbl>
    <w:p w14:paraId="0108C02E" w14:textId="77777777" w:rsidR="00E56E52" w:rsidRDefault="00E56E52"/>
    <w:p w14:paraId="47C14322" w14:textId="77777777" w:rsidR="00E56E52" w:rsidRDefault="00000000">
      <w:pPr>
        <w:pStyle w:val="Heading2"/>
      </w:pPr>
      <w:r>
        <w:t>2.4 Penanganan Class Imbalance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1B440AC0"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C393F73" w14:textId="77777777" w:rsidR="00E56E52" w:rsidRDefault="00000000">
            <w:r>
              <w:rPr>
                <w:i/>
                <w:iCs/>
              </w:rPr>
              <w:t>PENAMBAHAN: Proposal secara eksplisit menyebutkan strategi ini. Wajib diimplementasi jika selisih distribusi kelas &gt; 15%.</w:t>
            </w:r>
          </w:p>
        </w:tc>
      </w:tr>
    </w:tbl>
    <w:p w14:paraId="1C5D37C7"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E56E52" w14:paraId="0FEC66A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318078" w14:textId="77777777" w:rsidR="00E56E52" w:rsidRDefault="00000000">
            <w:r>
              <w:rPr>
                <w:b/>
                <w:bCs/>
                <w:color w:val="FFFFFF"/>
              </w:rPr>
              <w:lastRenderedPageBreak/>
              <w:t>Strategi</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1A57C1" w14:textId="77777777" w:rsidR="00E56E52" w:rsidRDefault="00000000">
            <w:r>
              <w:rPr>
                <w:b/>
                <w:bCs/>
                <w:color w:val="FFFFFF"/>
              </w:rPr>
              <w:t>Kondisi Penerapan</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A570FD" w14:textId="77777777" w:rsidR="00E56E52" w:rsidRDefault="00000000">
            <w:r>
              <w:rPr>
                <w:b/>
                <w:bCs/>
                <w:color w:val="FFFFFF"/>
              </w:rPr>
              <w:t>Implementasi</w:t>
            </w:r>
          </w:p>
        </w:tc>
      </w:tr>
      <w:tr w:rsidR="00E56E52" w14:paraId="130394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2A550D" w14:textId="77777777" w:rsidR="00E56E52" w:rsidRDefault="00000000">
            <w:r>
              <w:t>Stratified Sampling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DCBC3" w14:textId="77777777" w:rsidR="00E56E52" w:rsidRDefault="00000000">
            <w:r>
              <w:t>Semua kondisi</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EAB05" w14:textId="77777777" w:rsidR="00E56E52" w:rsidRDefault="00000000">
            <w:r>
              <w:t>Gunakan stratified_train_test_split dari scikit-learn saat split dataset</w:t>
            </w:r>
          </w:p>
        </w:tc>
      </w:tr>
      <w:tr w:rsidR="00E56E52" w14:paraId="5A74FF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934EA" w14:textId="77777777" w:rsidR="00E56E52" w:rsidRDefault="00000000">
            <w:r>
              <w:t>Class Weight Adjustment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9B5F" w14:textId="77777777" w:rsidR="00E56E52" w:rsidRDefault="00000000">
            <w:r>
              <w:t>Selisih antar kelas &gt; 15%</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86559" w14:textId="77777777" w:rsidR="00E56E52" w:rsidRDefault="00000000">
            <w:r>
              <w:t>Set parameter class_weight pada IndoBERT fine-tuning agar kelas minoritas mendapat penalti lebih</w:t>
            </w:r>
          </w:p>
        </w:tc>
      </w:tr>
      <w:tr w:rsidR="00E56E52" w14:paraId="51A481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592B0" w14:textId="77777777" w:rsidR="00E56E52" w:rsidRDefault="00000000">
            <w:r>
              <w:t>F1 Macro sebagai Metrik Utama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9461A" w14:textId="77777777" w:rsidR="00E56E52" w:rsidRDefault="00000000">
            <w:r>
              <w:t>Semua kondisi</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5316F5" w14:textId="77777777" w:rsidR="00E56E52" w:rsidRDefault="00000000">
            <w:r>
              <w:t>Gunakan macro-average F1 agar sensitivitas terhadap semua kelas seimbang</w:t>
            </w:r>
          </w:p>
        </w:tc>
      </w:tr>
      <w:tr w:rsidR="00E56E52" w14:paraId="7C329B7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1BCC6" w14:textId="77777777" w:rsidR="00E56E52" w:rsidRDefault="00000000">
            <w:r>
              <w:t>Data Augmentation (opsional)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3C99A" w14:textId="77777777" w:rsidR="00E56E52" w:rsidRDefault="00000000">
            <w:r>
              <w:t>Selisih antar kelas &gt; 25%</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9F256" w14:textId="77777777" w:rsidR="00E56E52" w:rsidRDefault="00000000">
            <w:r>
              <w:t>Back-translation atau paraphrase sederhana untuk menambah sampel kelas minoritas</w:t>
            </w:r>
          </w:p>
        </w:tc>
      </w:tr>
    </w:tbl>
    <w:p w14:paraId="3C831659" w14:textId="77777777" w:rsidR="00E56E52" w:rsidRDefault="00E56E52"/>
    <w:p w14:paraId="0BFD2063" w14:textId="77777777" w:rsidR="00E56E52" w:rsidRDefault="00000000">
      <w:pPr>
        <w:spacing w:before="200" w:after="100"/>
      </w:pPr>
      <w:r>
        <w:rPr>
          <w:b/>
          <w:bCs/>
          <w:sz w:val="22"/>
          <w:szCs w:val="22"/>
          <w:u w:val="single"/>
        </w:rPr>
        <w:t>Target Distribusi Dataset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E56E52" w14:paraId="7F7FE8B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D03775" w14:textId="77777777" w:rsidR="00E56E52" w:rsidRDefault="00000000">
            <w:r>
              <w:rPr>
                <w:b/>
                <w:bCs/>
                <w:color w:val="FFFFFF"/>
              </w:rPr>
              <w:t>Kelas Sentimen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EC2D8A" w14:textId="77777777" w:rsidR="00E56E52" w:rsidRDefault="00000000">
            <w:r>
              <w:rPr>
                <w:b/>
                <w:bCs/>
                <w:color w:val="FFFFFF"/>
              </w:rPr>
              <w:t>Target Distribusi</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9BDD27" w14:textId="77777777" w:rsidR="00E56E52" w:rsidRDefault="00000000">
            <w:r>
              <w:rPr>
                <w:b/>
                <w:bCs/>
                <w:color w:val="FFFFFF"/>
              </w:rPr>
              <w:t>Alasan</w:t>
            </w:r>
          </w:p>
        </w:tc>
      </w:tr>
      <w:tr w:rsidR="00E56E52" w14:paraId="524D971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FECF4" w14:textId="77777777" w:rsidR="00E56E52" w:rsidRDefault="00000000">
            <w:r>
              <w:t>Positif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22E46" w14:textId="77777777" w:rsidR="00E56E52" w:rsidRDefault="00000000">
            <w:r>
              <w:t>35–40%</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B600E8" w14:textId="77777777" w:rsidR="00E56E52" w:rsidRDefault="00000000">
            <w:r>
              <w:t>Konsumen cenderung menulis ulasan untuk produk yang memuaskan</w:t>
            </w:r>
          </w:p>
        </w:tc>
      </w:tr>
      <w:tr w:rsidR="00E56E52" w14:paraId="58A1CA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A918" w14:textId="77777777" w:rsidR="00E56E52" w:rsidRDefault="00000000">
            <w:r>
              <w:t>Negatif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8B47D" w14:textId="77777777" w:rsidR="00E56E52" w:rsidRDefault="00000000">
            <w:r>
              <w:t>30–35%</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11726" w14:textId="77777777" w:rsidR="00E56E52" w:rsidRDefault="00000000">
            <w:r>
              <w:t>Ulasan negatif ditulis untuk mengkritik dan mencari solusi</w:t>
            </w:r>
          </w:p>
        </w:tc>
      </w:tr>
      <w:tr w:rsidR="00E56E52" w14:paraId="75EFFD1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DB8A7F" w14:textId="77777777" w:rsidR="00E56E52" w:rsidRDefault="00000000">
            <w:r>
              <w:t>Netral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D1AC0" w14:textId="77777777" w:rsidR="00E56E52" w:rsidRDefault="00000000">
            <w:r>
              <w:t>25–30%</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8382E" w14:textId="77777777" w:rsidR="00E56E52" w:rsidRDefault="00000000">
            <w:r>
              <w:t>Ulasan deskriptif tanpa opini kuat (spesifikasi, fitur, dll.)</w:t>
            </w:r>
          </w:p>
        </w:tc>
      </w:tr>
    </w:tbl>
    <w:p w14:paraId="12CC9CDE" w14:textId="77777777" w:rsidR="00E56E52" w:rsidRDefault="00E56E52"/>
    <w:p w14:paraId="4EAAB7E8" w14:textId="77777777" w:rsidR="00E56E52" w:rsidRDefault="00000000">
      <w:pPr>
        <w:pStyle w:val="Heading2"/>
      </w:pPr>
      <w:r>
        <w:t>2.5 Stratified Split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61783D22"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65E0F29" w14:textId="77777777" w:rsidR="00E56E52" w:rsidRDefault="00000000">
            <w:r>
              <w:rPr>
                <w:i/>
                <w:iCs/>
              </w:rPr>
              <w:t>PENAMBAHAN: Rasio split 80/10/10 diambil langsung dari proposal dan wajib diimplementasi dengan stratifikasi.</w:t>
            </w:r>
          </w:p>
        </w:tc>
      </w:tr>
    </w:tbl>
    <w:p w14:paraId="5CCE25C1"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500"/>
        <w:gridCol w:w="3126"/>
      </w:tblGrid>
      <w:tr w:rsidR="00E56E52" w14:paraId="4D50CAF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8B463C" w14:textId="77777777" w:rsidR="00E56E52" w:rsidRDefault="00000000">
            <w:r>
              <w:rPr>
                <w:b/>
                <w:bCs/>
                <w:color w:val="FFFFFF"/>
              </w:rPr>
              <w:t>Subset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1265EE" w14:textId="77777777" w:rsidR="00E56E52" w:rsidRDefault="00000000">
            <w:r>
              <w:rPr>
                <w:b/>
                <w:bCs/>
                <w:color w:val="FFFFFF"/>
              </w:rPr>
              <w:t>Proporsi</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DD384C" w14:textId="77777777" w:rsidR="00E56E52" w:rsidRDefault="00000000">
            <w:r>
              <w:rPr>
                <w:b/>
                <w:bCs/>
                <w:color w:val="FFFFFF"/>
              </w:rPr>
              <w:t>Estimasi Jumlah Sampel</w:t>
            </w:r>
          </w:p>
        </w:tc>
        <w:tc>
          <w:tcPr>
            <w:tcW w:w="3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C5977A" w14:textId="77777777" w:rsidR="00E56E52" w:rsidRDefault="00000000">
            <w:r>
              <w:rPr>
                <w:b/>
                <w:bCs/>
                <w:color w:val="FFFFFF"/>
              </w:rPr>
              <w:t>Fungsi</w:t>
            </w:r>
          </w:p>
        </w:tc>
      </w:tr>
      <w:tr w:rsidR="00E56E52" w14:paraId="6A7B54A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6F637" w14:textId="77777777" w:rsidR="00E56E52" w:rsidRDefault="00000000">
            <w:r>
              <w:t>Training Set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07452" w14:textId="77777777" w:rsidR="00E56E52" w:rsidRDefault="00000000">
            <w:r>
              <w:t>80%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B4D8D" w14:textId="77777777" w:rsidR="00E56E52" w:rsidRDefault="00000000">
            <w:r>
              <w:t>7.200–9.600 ulasan</w:t>
            </w:r>
          </w:p>
        </w:tc>
        <w:tc>
          <w:tcPr>
            <w:tcW w:w="3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FAD2F2" w14:textId="77777777" w:rsidR="00E56E52" w:rsidRDefault="00000000">
            <w:r>
              <w:t>Pelatihan model IndoBERT</w:t>
            </w:r>
          </w:p>
        </w:tc>
      </w:tr>
      <w:tr w:rsidR="00E56E52" w14:paraId="7A1E198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B29C4" w14:textId="77777777" w:rsidR="00E56E52" w:rsidRDefault="00000000">
            <w:r>
              <w:t>Validation Set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E064A" w14:textId="77777777" w:rsidR="00E56E52" w:rsidRDefault="00000000">
            <w:r>
              <w:t>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426AB" w14:textId="77777777" w:rsidR="00E56E52" w:rsidRDefault="00000000">
            <w:r>
              <w:t>900–1.200 ulasan</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C232C" w14:textId="77777777" w:rsidR="00E56E52" w:rsidRDefault="00000000">
            <w:r>
              <w:t>Penyesuaian hyperparameter selama fine-tuning</w:t>
            </w:r>
          </w:p>
        </w:tc>
      </w:tr>
      <w:tr w:rsidR="00E56E52" w14:paraId="270E6D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692B4" w14:textId="77777777" w:rsidR="00E56E52" w:rsidRDefault="00000000">
            <w:r>
              <w:t>Testing Set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6FFFF" w14:textId="77777777" w:rsidR="00E56E52" w:rsidRDefault="00000000">
            <w:r>
              <w:t>10%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C7B62D" w14:textId="77777777" w:rsidR="00E56E52" w:rsidRDefault="00000000">
            <w:r>
              <w:t>900–1.200 ulasan</w:t>
            </w:r>
          </w:p>
        </w:tc>
        <w:tc>
          <w:tcPr>
            <w:tcW w:w="3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49C56" w14:textId="77777777" w:rsidR="00E56E52" w:rsidRDefault="00000000">
            <w:r>
              <w:t>Evaluasi performa final model (tidak disentuh selama training)</w:t>
            </w:r>
          </w:p>
        </w:tc>
      </w:tr>
    </w:tbl>
    <w:p w14:paraId="6F945448" w14:textId="77777777" w:rsidR="00E56E52" w:rsidRDefault="00E56E52"/>
    <w:p w14:paraId="28723496" w14:textId="77777777" w:rsidR="00E56E52" w:rsidRDefault="00000000">
      <w:pPr>
        <w:pStyle w:val="Heading2"/>
      </w:pPr>
      <w:r>
        <w:t>2.6 Process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532F478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581DA8" w14:textId="77777777" w:rsidR="00E56E52" w:rsidRDefault="00000000">
            <w:r>
              <w:rPr>
                <w:b/>
                <w:bCs/>
                <w:color w:val="FFFFFF"/>
              </w:rPr>
              <w:t>Tahapan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769498" w14:textId="77777777" w:rsidR="00E56E52" w:rsidRDefault="00000000">
            <w:r>
              <w:rPr>
                <w:b/>
                <w:bCs/>
                <w:color w:val="FFFFFF"/>
              </w:rPr>
              <w:t>Deskripsi</w:t>
            </w:r>
          </w:p>
        </w:tc>
      </w:tr>
      <w:tr w:rsidR="00E56E52" w14:paraId="68F77D0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D83513" w14:textId="77777777" w:rsidR="00E56E52" w:rsidRDefault="00000000">
            <w:r>
              <w:t>1. Import Dataset Publik</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8FFBB" w14:textId="77777777" w:rsidR="00E56E52" w:rsidRDefault="00000000">
            <w:r>
              <w:t>Unduh SmSA dari IndoNLU GitHub &amp; Indonesian E-Commerce Review dari Kaggle dalam format CSV</w:t>
            </w:r>
          </w:p>
        </w:tc>
      </w:tr>
      <w:tr w:rsidR="00E56E52" w14:paraId="546B59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3618E" w14:textId="77777777" w:rsidR="00E56E52" w:rsidRDefault="00000000">
            <w:r>
              <w:t>2. Verifikasi Manual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28EC1" w14:textId="77777777" w:rsidR="00E56E52" w:rsidRDefault="00000000">
            <w:r>
              <w:t>Periksa 5–10% data acak untuk memastikan konsistensi label dengan konteks ulasan</w:t>
            </w:r>
          </w:p>
        </w:tc>
      </w:tr>
      <w:tr w:rsidR="00E56E52" w14:paraId="39DFE1B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2F4EF" w14:textId="77777777" w:rsidR="00E56E52" w:rsidRDefault="00000000">
            <w:r>
              <w:t>3. Harmonisasi Label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B4E84" w14:textId="77777777" w:rsidR="00E56E52" w:rsidRDefault="00000000">
            <w:r>
              <w:t>Seragamkan label: 'positive'/'1' → Positif, 'negative'/'-1' → Negatif, 'neutral'/'0' → Netral</w:t>
            </w:r>
          </w:p>
        </w:tc>
      </w:tr>
      <w:tr w:rsidR="00E56E52" w14:paraId="64843EB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1FE91" w14:textId="77777777" w:rsidR="00E56E52" w:rsidRDefault="00000000">
            <w:r>
              <w:t>4. Deduplication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FF483" w14:textId="77777777" w:rsidR="00E56E52" w:rsidRDefault="00000000">
            <w:r>
              <w:t>Hapus data duplikat untuk mencegah data leakage pada split</w:t>
            </w:r>
          </w:p>
        </w:tc>
      </w:tr>
      <w:tr w:rsidR="00E56E52" w14:paraId="7794BD8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81A93" w14:textId="77777777" w:rsidR="00E56E52" w:rsidRDefault="00000000">
            <w:r>
              <w:lastRenderedPageBreak/>
              <w:t>5. Merge Dataset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D05689" w14:textId="77777777" w:rsidR="00E56E52" w:rsidRDefault="00000000">
            <w:r>
              <w:t>Gabungkan SmSA dan Kaggle menjadi satu file CSV unified</w:t>
            </w:r>
          </w:p>
        </w:tc>
      </w:tr>
      <w:tr w:rsidR="00E56E52" w14:paraId="26DAEE3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E1E5" w14:textId="77777777" w:rsidR="00E56E52" w:rsidRDefault="00000000">
            <w:r>
              <w:t>6. Stratified Split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4D48C" w14:textId="77777777" w:rsidR="00E56E52" w:rsidRDefault="00000000">
            <w:r>
              <w:t>Bagi dataset dengan proporsi 80/10/10 menggunakan stratified_train_test_split</w:t>
            </w:r>
          </w:p>
        </w:tc>
      </w:tr>
      <w:tr w:rsidR="00E56E52" w14:paraId="20630D1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117BC" w14:textId="77777777" w:rsidR="00E56E52" w:rsidRDefault="00000000">
            <w:r>
              <w:t>7. Cek Class Imbalance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284EC8" w14:textId="77777777" w:rsidR="00E56E52" w:rsidRDefault="00000000">
            <w:r>
              <w:t>Hitung distribusi kelas, terapkan strategi penanganan jika selisih &gt; 15%</w:t>
            </w:r>
          </w:p>
        </w:tc>
      </w:tr>
      <w:tr w:rsidR="00E56E52" w14:paraId="0D5293D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95125" w14:textId="77777777" w:rsidR="00E56E52" w:rsidRDefault="00000000">
            <w:del w:id="14" w:author="Claude" w:date="2026-06-07T00:00:00Z">
              <w:r>
                <w:delText>8. Web Scraping OmorfoShop</w:delText>
              </w:r>
            </w:del>
            <w:ins w:id="15" w:author="Claude" w:date="2026-06-07T00:00:00Z">
              <w:r>
                <w:t>8. Pengambilan Ulasan OmorfoShop via Open Platform API</w:t>
              </w:r>
            </w:ins>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AB79C" w14:textId="0E35F9B4" w:rsidR="00E56E52" w:rsidRDefault="00000000">
            <w:del w:id="16" w:author="Claude" w:date="2026-06-07T00:00:00Z">
              <w:r>
                <w:delText>Kumpulkan ±1.200 ulasan dari OmorfoShop Shopee (periode Jan 5–28, 2025)</w:delText>
              </w:r>
            </w:del>
            <w:ins w:id="17" w:author="Claude" w:date="2026-06-07T00:00:00Z">
              <w:r>
                <w:t xml:space="preserve">Autentikasi OAuth2 ke Shopee Open Platform, ambil daftar produk via get_item_list, lalu kumpulkan ±1.200 ulasan toko OmorfoShop via </w:t>
              </w:r>
              <w:proofErr w:type="spellStart"/>
              <w:r>
                <w:t>get_rating</w:t>
              </w:r>
              <w:proofErr w:type="spellEnd"/>
              <w:r>
                <w:t xml:space="preserve"> (</w:t>
              </w:r>
              <w:proofErr w:type="spellStart"/>
              <w:r>
                <w:t>periode</w:t>
              </w:r>
              <w:proofErr w:type="spellEnd"/>
              <w:r>
                <w:t xml:space="preserve"> J</w:t>
              </w:r>
            </w:ins>
            <w:r w:rsidR="007862CA">
              <w:t xml:space="preserve">uni </w:t>
            </w:r>
            <w:ins w:id="18" w:author="Claude" w:date="2026-06-07T00:00:00Z">
              <w:r>
                <w:t>2025</w:t>
              </w:r>
            </w:ins>
            <w:r w:rsidR="007862CA">
              <w:t xml:space="preserve"> – Juni 2026</w:t>
            </w:r>
            <w:ins w:id="19" w:author="Claude" w:date="2026-06-07T00:00:00Z">
              <w:r>
                <w:t>)</w:t>
              </w:r>
            </w:ins>
          </w:p>
        </w:tc>
      </w:tr>
      <w:tr w:rsidR="00E56E52" w14:paraId="302B907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F8E55" w14:textId="77777777" w:rsidR="00E56E52" w:rsidRDefault="00000000">
            <w:r>
              <w:t>9. Export Dataset Implementasi</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425D0" w14:textId="77777777" w:rsidR="00E56E52" w:rsidRDefault="00000000">
            <w:r>
              <w:t>Simpan dataset OmorfoShop sebagai file CSV terpisah</w:t>
            </w:r>
          </w:p>
        </w:tc>
      </w:tr>
    </w:tbl>
    <w:p w14:paraId="12510244" w14:textId="77777777" w:rsidR="00E56E52" w:rsidRDefault="00E56E52"/>
    <w:p w14:paraId="48D09B8E" w14:textId="77777777" w:rsidR="00E56E52" w:rsidRDefault="00000000">
      <w:pPr>
        <w:pStyle w:val="Heading2"/>
      </w:pPr>
      <w:r>
        <w:t>2.7 Deliverables Checkpoint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524F4B67"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EC80EA"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A3AD1" w14:textId="77777777" w:rsidR="00E56E52" w:rsidRDefault="00000000">
            <w:r>
              <w:rPr>
                <w:b/>
                <w:bCs/>
                <w:color w:val="FFFFFF"/>
              </w:rPr>
              <w:t>Status Target</w:t>
            </w:r>
          </w:p>
        </w:tc>
      </w:tr>
      <w:tr w:rsidR="00E56E52" w14:paraId="4AC79555"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0C8256" w14:textId="77777777" w:rsidR="00E56E52" w:rsidRDefault="00000000">
            <w:r>
              <w:t>Dataset publik berhasil diunduh dan diverifikasi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F107DD" w14:textId="77777777" w:rsidR="00E56E52" w:rsidRDefault="00000000">
            <w:r>
              <w:t>✓</w:t>
            </w:r>
          </w:p>
        </w:tc>
      </w:tr>
      <w:tr w:rsidR="00E56E52" w14:paraId="5F53EC7F"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B4DE" w14:textId="77777777" w:rsidR="00E56E52" w:rsidRDefault="00000000">
            <w:r>
              <w:t>Label sentimen harmonisasi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FA46D" w14:textId="77777777" w:rsidR="00E56E52" w:rsidRDefault="00000000">
            <w:r>
              <w:t>✓</w:t>
            </w:r>
          </w:p>
        </w:tc>
      </w:tr>
      <w:tr w:rsidR="00E56E52" w14:paraId="7671A5CB"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A4AA91" w14:textId="77777777" w:rsidR="00E56E52" w:rsidRDefault="00000000">
            <w:r>
              <w:t>Dataset bebas duplikat (hasil deduplication)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03BC5" w14:textId="77777777" w:rsidR="00E56E52" w:rsidRDefault="00000000">
            <w:r>
              <w:t>✓</w:t>
            </w:r>
          </w:p>
        </w:tc>
      </w:tr>
      <w:tr w:rsidR="00E56E52" w14:paraId="13CDB5BC"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2438D" w14:textId="77777777" w:rsidR="00E56E52" w:rsidRDefault="00000000">
            <w:r>
              <w:t>Unified dataset tersimpan (estimasi 9.000–12.000 ulasan)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633CA" w14:textId="77777777" w:rsidR="00E56E52" w:rsidRDefault="00000000">
            <w:r>
              <w:t>✓</w:t>
            </w:r>
          </w:p>
        </w:tc>
      </w:tr>
      <w:tr w:rsidR="00E56E52" w14:paraId="22D325F6"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1BB12" w14:textId="77777777" w:rsidR="00E56E52" w:rsidRDefault="00000000">
            <w:r>
              <w:t>Stratified split 80/10/10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329036" w14:textId="77777777" w:rsidR="00E56E52" w:rsidRDefault="00000000">
            <w:r>
              <w:t>✓</w:t>
            </w:r>
          </w:p>
        </w:tc>
      </w:tr>
      <w:tr w:rsidR="00E56E52" w14:paraId="4478F078"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406A4" w14:textId="77777777" w:rsidR="00E56E52" w:rsidRDefault="00000000">
            <w:r>
              <w:t>Strategi class imbalance terdokumentasi &amp; terimplementasi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F84DD" w14:textId="77777777" w:rsidR="00E56E52" w:rsidRDefault="00000000">
            <w:r>
              <w:t>✓</w:t>
            </w:r>
          </w:p>
        </w:tc>
      </w:tr>
      <w:tr w:rsidR="00E56E52" w14:paraId="02AD0411"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E11CB" w14:textId="77777777" w:rsidR="00E56E52" w:rsidRDefault="00000000">
            <w:del w:id="20" w:author="Claude" w:date="2026-06-07T00:00:00Z">
              <w:r>
                <w:delText>Dataset OmorfoShop berhasil di-scraping (±1.200 ulasan)</w:delText>
              </w:r>
            </w:del>
            <w:ins w:id="21" w:author="Claude" w:date="2026-06-07T00:00:00Z">
              <w:r>
                <w:t>Dataset OmorfoShop berhasil diambil via Open Platform API (±1.200 ulasan)</w:t>
              </w:r>
            </w:ins>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ED8FA9" w14:textId="77777777" w:rsidR="00E56E52" w:rsidRDefault="00000000">
            <w:r>
              <w:t>✓</w:t>
            </w:r>
          </w:p>
        </w:tc>
      </w:tr>
      <w:tr w:rsidR="00E56E52" w14:paraId="2E1C0789"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A018" w14:textId="77777777" w:rsidR="00E56E52" w:rsidRDefault="00000000">
            <w:r>
              <w:t>Semua dataset tersimpan dalam format CSV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7A11A" w14:textId="77777777" w:rsidR="00E56E52" w:rsidRDefault="00000000">
            <w:r>
              <w:t>✓</w:t>
            </w:r>
          </w:p>
        </w:tc>
      </w:tr>
    </w:tbl>
    <w:p w14:paraId="0459E93E" w14:textId="77777777" w:rsidR="00E56E52" w:rsidRDefault="00000000">
      <w:r>
        <w:br w:type="page"/>
      </w:r>
    </w:p>
    <w:p w14:paraId="0855AB2C" w14:textId="77777777" w:rsidR="00E56E52" w:rsidRDefault="00000000">
      <w:pPr>
        <w:pStyle w:val="Heading1"/>
      </w:pPr>
      <w:r>
        <w:lastRenderedPageBreak/>
        <w:t>FASE 3 — DATA PREPROCESSING</w:t>
      </w:r>
    </w:p>
    <w:p w14:paraId="59945A93" w14:textId="77777777" w:rsidR="00E56E52" w:rsidRDefault="00000000">
      <w:pPr>
        <w:spacing w:before="80" w:after="80"/>
      </w:pPr>
      <w:r>
        <w:rPr>
          <w:b/>
          <w:bCs/>
          <w:color w:val="2E75B6"/>
        </w:rPr>
        <w:t>(Checkpoint 3)</w:t>
      </w:r>
    </w:p>
    <w:p w14:paraId="2B639DF5" w14:textId="77777777" w:rsidR="00E56E52" w:rsidRDefault="00000000">
      <w:pPr>
        <w:spacing w:before="80" w:after="80"/>
      </w:pPr>
      <w:r>
        <w:t>Membersihkan dan mempersiapkan data teks agar dapat diproses oleh IndoBERT.</w:t>
      </w:r>
    </w:p>
    <w:p w14:paraId="27AF90B4"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15E258CF"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54F14EC" w14:textId="77777777" w:rsidR="00E56E52" w:rsidRDefault="00000000">
            <w:r>
              <w:rPr>
                <w:i/>
                <w:iCs/>
              </w:rPr>
              <w:t>PENTING: Berbeda dari pendekatan NLP konvensional, pipeline ini TIDAK melakukan stemming maupun stopword removal. IndoBERT menggunakan subword embeddings (WordPiece) yang mempertahankan konteks semantik secara utuh, sehingga stemming/stopword removal justru akan merusak representasi konteks.</w:t>
            </w:r>
          </w:p>
        </w:tc>
      </w:tr>
    </w:tbl>
    <w:p w14:paraId="2775C415" w14:textId="77777777" w:rsidR="00E56E52" w:rsidRDefault="00E56E52"/>
    <w:p w14:paraId="6BF02D06" w14:textId="77777777" w:rsidR="00E56E52" w:rsidRDefault="00000000">
      <w:pPr>
        <w:pStyle w:val="Heading2"/>
      </w:pPr>
      <w:r>
        <w:t>3.1 Functional Requirements (Diperbarui)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0A590B9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FC1F62"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4CFB7F" w14:textId="77777777" w:rsidR="00E56E52" w:rsidRDefault="00000000">
            <w:r>
              <w:rPr>
                <w:b/>
                <w:bCs/>
                <w:color w:val="FFFFFF"/>
              </w:rPr>
              <w:t>Requirement</w:t>
            </w:r>
          </w:p>
        </w:tc>
      </w:tr>
      <w:tr w:rsidR="00E56E52" w14:paraId="67C551E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E21CE" w14:textId="77777777" w:rsidR="00E56E52" w:rsidRDefault="00000000">
            <w:r>
              <w:t>FR-3.1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3AB09" w14:textId="77777777" w:rsidR="00E56E52" w:rsidRDefault="00000000">
            <w:r>
              <w:t>Sistem harus melakukan case folding (mengubah seluruh teks menjadi huruf kecil).</w:t>
            </w:r>
          </w:p>
        </w:tc>
      </w:tr>
      <w:tr w:rsidR="00E56E52" w14:paraId="785CC58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32E3C" w14:textId="77777777" w:rsidR="00E56E52" w:rsidRDefault="00000000">
            <w:r>
              <w:t>FR-3.2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17331" w14:textId="77777777" w:rsidR="00E56E52" w:rsidRDefault="00000000">
            <w:r>
              <w:t>Sistem harus melakukan text cleaning: menghapus URL, emoji, simbol, dan tanda baca berlebih.</w:t>
            </w:r>
          </w:p>
        </w:tc>
      </w:tr>
      <w:tr w:rsidR="00E56E52" w14:paraId="29D7389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31574" w14:textId="77777777" w:rsidR="00E56E52" w:rsidRDefault="00000000">
            <w:r>
              <w:t>FR-3.3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ACBBE" w14:textId="77777777" w:rsidR="00E56E52" w:rsidRDefault="00000000">
            <w:r>
              <w:t>Sistem TIDAK BOLEH melakukan stemming atau stopword removal (agar konteks semantik IndoBERT terjaga).</w:t>
            </w:r>
          </w:p>
        </w:tc>
      </w:tr>
      <w:tr w:rsidR="00E56E52" w14:paraId="6B9A35B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33A19" w14:textId="77777777" w:rsidR="00E56E52" w:rsidRDefault="00000000">
            <w:r>
              <w:t>FR-3.4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895DE" w14:textId="77777777" w:rsidR="00E56E52" w:rsidRDefault="00000000">
            <w:r>
              <w:t>Sistem harus melakukan tokenization menggunakan IndoBERT tokenizer (indolem/indobert-base-uncased).</w:t>
            </w:r>
          </w:p>
        </w:tc>
      </w:tr>
      <w:tr w:rsidR="00E56E52" w14:paraId="751066AE"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CC0E6" w14:textId="77777777" w:rsidR="00E56E52" w:rsidRDefault="00000000">
            <w:r>
              <w:t>FR-3.5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0E93C" w14:textId="77777777" w:rsidR="00E56E52" w:rsidRDefault="00000000">
            <w:r>
              <w:t>Sistem harus melakukan truncation otomatis pada teks yang melebihi max_length (128 token).</w:t>
            </w:r>
          </w:p>
        </w:tc>
      </w:tr>
      <w:tr w:rsidR="00E56E52" w14:paraId="1C52AFA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010C9" w14:textId="77777777" w:rsidR="00E56E52" w:rsidRDefault="00000000">
            <w:r>
              <w:t>FR-3.6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0A4E4" w14:textId="77777777" w:rsidR="00E56E52" w:rsidRDefault="00000000">
            <w:r>
              <w:t>Sistem harus melakukan padding agar semua input memiliki panjang seragam (max_length = 128).</w:t>
            </w:r>
          </w:p>
        </w:tc>
      </w:tr>
      <w:tr w:rsidR="00E56E52" w14:paraId="3884FD31"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A2217" w14:textId="77777777" w:rsidR="00E56E52" w:rsidRDefault="00000000">
            <w:r>
              <w:t>FR-3.7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AA693" w14:textId="77777777" w:rsidR="00E56E52" w:rsidRDefault="00000000">
            <w:r>
              <w:t>Sistem harus menyimpan hasil preprocessing dalam format yang siap untuk training.</w:t>
            </w:r>
          </w:p>
        </w:tc>
      </w:tr>
    </w:tbl>
    <w:p w14:paraId="60F20595" w14:textId="77777777" w:rsidR="00E56E52" w:rsidRDefault="00E56E52"/>
    <w:p w14:paraId="3FCD1B97" w14:textId="77777777" w:rsidR="00E56E52" w:rsidRDefault="00000000">
      <w:pPr>
        <w:pStyle w:val="Heading2"/>
      </w:pPr>
      <w:r>
        <w:t>3.2 Preprocessing Pipeline (Diperbaiki)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661FD7D3"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AA8505D" w14:textId="77777777" w:rsidR="00E56E52" w:rsidRDefault="00000000">
            <w:r>
              <w:rPr>
                <w:i/>
                <w:iCs/>
              </w:rPr>
              <w:t>PERBAIKAN: Pipeline TRD lama memisahkan 'Cleaning Text' dan 'Remove URL &amp; Symbol' menjadi dua langkah berbeda, padahal ini satu proses. Telah dikonsolidasikan.</w:t>
            </w:r>
          </w:p>
        </w:tc>
      </w:tr>
    </w:tbl>
    <w:p w14:paraId="6EA7A3E6"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7B7659CB"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30479E20" w14:textId="77777777" w:rsidR="00E56E52" w:rsidRDefault="00000000">
            <w:r>
              <w:rPr>
                <w:rFonts w:ascii="Courier New" w:eastAsia="Courier New" w:hAnsi="Courier New" w:cs="Courier New"/>
                <w:color w:val="1F2937"/>
                <w:sz w:val="18"/>
                <w:szCs w:val="18"/>
              </w:rPr>
              <w:t>Raw Text</w:t>
            </w:r>
          </w:p>
          <w:p w14:paraId="4689F6EF" w14:textId="77777777" w:rsidR="00E56E52" w:rsidRDefault="00000000">
            <w:r>
              <w:rPr>
                <w:rFonts w:ascii="Courier New" w:eastAsia="Courier New" w:hAnsi="Courier New" w:cs="Courier New"/>
                <w:color w:val="1F2937"/>
                <w:sz w:val="18"/>
                <w:szCs w:val="18"/>
              </w:rPr>
              <w:t xml:space="preserve">   ↓</w:t>
            </w:r>
          </w:p>
          <w:p w14:paraId="35D30957" w14:textId="77777777" w:rsidR="00E56E52" w:rsidRDefault="00000000">
            <w:r>
              <w:rPr>
                <w:rFonts w:ascii="Courier New" w:eastAsia="Courier New" w:hAnsi="Courier New" w:cs="Courier New"/>
                <w:color w:val="1F2937"/>
                <w:sz w:val="18"/>
                <w:szCs w:val="18"/>
              </w:rPr>
              <w:t>Step 1: Case Folding        → ubah semua teks ke huruf kecil</w:t>
            </w:r>
          </w:p>
          <w:p w14:paraId="7C1A1243" w14:textId="77777777" w:rsidR="00E56E52" w:rsidRDefault="00000000">
            <w:r>
              <w:rPr>
                <w:rFonts w:ascii="Courier New" w:eastAsia="Courier New" w:hAnsi="Courier New" w:cs="Courier New"/>
                <w:color w:val="1F2937"/>
                <w:sz w:val="18"/>
                <w:szCs w:val="18"/>
              </w:rPr>
              <w:t xml:space="preserve">   ↓</w:t>
            </w:r>
          </w:p>
          <w:p w14:paraId="0F3B955F" w14:textId="77777777" w:rsidR="00E56E52" w:rsidRDefault="00000000">
            <w:r>
              <w:rPr>
                <w:rFonts w:ascii="Courier New" w:eastAsia="Courier New" w:hAnsi="Courier New" w:cs="Courier New"/>
                <w:color w:val="1F2937"/>
                <w:sz w:val="18"/>
                <w:szCs w:val="18"/>
              </w:rPr>
              <w:t>Step 2: Text Cleaning       → hapus URL, emoji, simbol, tanda baca berlebih</w:t>
            </w:r>
          </w:p>
          <w:p w14:paraId="7BDE08E4" w14:textId="77777777" w:rsidR="00E56E52" w:rsidRDefault="00000000">
            <w:r>
              <w:rPr>
                <w:rFonts w:ascii="Courier New" w:eastAsia="Courier New" w:hAnsi="Courier New" w:cs="Courier New"/>
                <w:color w:val="1F2937"/>
                <w:sz w:val="18"/>
                <w:szCs w:val="18"/>
              </w:rPr>
              <w:t xml:space="preserve">                              (gunakan regex; TANPA stemming &amp; stopword removal)</w:t>
            </w:r>
          </w:p>
          <w:p w14:paraId="1008198D" w14:textId="77777777" w:rsidR="00E56E52" w:rsidRDefault="00000000">
            <w:r>
              <w:rPr>
                <w:rFonts w:ascii="Courier New" w:eastAsia="Courier New" w:hAnsi="Courier New" w:cs="Courier New"/>
                <w:color w:val="1F2937"/>
                <w:sz w:val="18"/>
                <w:szCs w:val="18"/>
              </w:rPr>
              <w:t xml:space="preserve">   ↓</w:t>
            </w:r>
          </w:p>
          <w:p w14:paraId="21C9007B" w14:textId="77777777" w:rsidR="00E56E52" w:rsidRDefault="00000000">
            <w:r>
              <w:rPr>
                <w:rFonts w:ascii="Courier New" w:eastAsia="Courier New" w:hAnsi="Courier New" w:cs="Courier New"/>
                <w:color w:val="1F2937"/>
                <w:sz w:val="18"/>
                <w:szCs w:val="18"/>
              </w:rPr>
              <w:t>Step 3: Tokenization        → IndoBERT Tokenizer (WordPiece subword)</w:t>
            </w:r>
          </w:p>
          <w:p w14:paraId="37242263" w14:textId="77777777" w:rsidR="00E56E52" w:rsidRDefault="00000000">
            <w:r>
              <w:rPr>
                <w:rFonts w:ascii="Courier New" w:eastAsia="Courier New" w:hAnsi="Courier New" w:cs="Courier New"/>
                <w:color w:val="1F2937"/>
                <w:sz w:val="18"/>
                <w:szCs w:val="18"/>
              </w:rPr>
              <w:t xml:space="preserve">                              Format: [CLS] tokens [SEP]</w:t>
            </w:r>
          </w:p>
          <w:p w14:paraId="0047F02F" w14:textId="77777777" w:rsidR="00E56E52" w:rsidRDefault="00000000">
            <w:r>
              <w:rPr>
                <w:rFonts w:ascii="Courier New" w:eastAsia="Courier New" w:hAnsi="Courier New" w:cs="Courier New"/>
                <w:color w:val="1F2937"/>
                <w:sz w:val="18"/>
                <w:szCs w:val="18"/>
              </w:rPr>
              <w:t xml:space="preserve">   ↓</w:t>
            </w:r>
          </w:p>
          <w:p w14:paraId="62D5E1BC" w14:textId="77777777" w:rsidR="00E56E52" w:rsidRDefault="00000000">
            <w:r>
              <w:rPr>
                <w:rFonts w:ascii="Courier New" w:eastAsia="Courier New" w:hAnsi="Courier New" w:cs="Courier New"/>
                <w:color w:val="1F2937"/>
                <w:sz w:val="18"/>
                <w:szCs w:val="18"/>
              </w:rPr>
              <w:t>Step 4: Padding &amp; Truncation → max_length = 128 token</w:t>
            </w:r>
          </w:p>
          <w:p w14:paraId="4241DF03" w14:textId="77777777" w:rsidR="00E56E52" w:rsidRDefault="00000000">
            <w:r>
              <w:rPr>
                <w:rFonts w:ascii="Courier New" w:eastAsia="Courier New" w:hAnsi="Courier New" w:cs="Courier New"/>
                <w:color w:val="1F2937"/>
                <w:sz w:val="18"/>
                <w:szCs w:val="18"/>
              </w:rPr>
              <w:t xml:space="preserve">                               teks &lt; 128 → padding; teks &gt; 128 → truncation</w:t>
            </w:r>
          </w:p>
          <w:p w14:paraId="741545A9" w14:textId="77777777" w:rsidR="00E56E52" w:rsidRDefault="00000000">
            <w:r>
              <w:rPr>
                <w:rFonts w:ascii="Courier New" w:eastAsia="Courier New" w:hAnsi="Courier New" w:cs="Courier New"/>
                <w:color w:val="1F2937"/>
                <w:sz w:val="18"/>
                <w:szCs w:val="18"/>
              </w:rPr>
              <w:t xml:space="preserve">   ↓</w:t>
            </w:r>
          </w:p>
          <w:p w14:paraId="6F1E60D9" w14:textId="77777777" w:rsidR="00E56E52" w:rsidRDefault="00000000">
            <w:r>
              <w:rPr>
                <w:rFonts w:ascii="Courier New" w:eastAsia="Courier New" w:hAnsi="Courier New" w:cs="Courier New"/>
                <w:color w:val="1F2937"/>
                <w:sz w:val="18"/>
                <w:szCs w:val="18"/>
              </w:rPr>
              <w:t>Processed Dataset (siap untuk training / inference)</w:t>
            </w:r>
          </w:p>
        </w:tc>
      </w:tr>
    </w:tbl>
    <w:p w14:paraId="065FAF6B" w14:textId="77777777" w:rsidR="00E56E52" w:rsidRDefault="00E56E52"/>
    <w:p w14:paraId="1FD95A4A" w14:textId="77777777" w:rsidR="00E56E52" w:rsidRDefault="00000000">
      <w:pPr>
        <w:pStyle w:val="Heading2"/>
      </w:pPr>
      <w:r>
        <w:t>3.3 Validation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E56E52" w14:paraId="4708991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69881F" w14:textId="77777777" w:rsidR="00E56E52" w:rsidRDefault="00000000">
            <w:r>
              <w:rPr>
                <w:b/>
                <w:bCs/>
                <w:color w:val="FFFFFF"/>
              </w:rPr>
              <w:lastRenderedPageBreak/>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97F2CB" w14:textId="77777777" w:rsidR="00E56E52" w:rsidRDefault="00000000">
            <w:r>
              <w:rPr>
                <w:b/>
                <w:bCs/>
                <w:color w:val="FFFFFF"/>
              </w:rPr>
              <w:t>Validasi</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A0E05" w14:textId="77777777" w:rsidR="00E56E52" w:rsidRDefault="00000000">
            <w:r>
              <w:rPr>
                <w:b/>
                <w:bCs/>
                <w:color w:val="FFFFFF"/>
              </w:rPr>
              <w:t>Keterangan</w:t>
            </w:r>
          </w:p>
        </w:tc>
      </w:tr>
      <w:tr w:rsidR="00E56E52" w14:paraId="5AFB14C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658A2" w14:textId="77777777" w:rsidR="00E56E52" w:rsidRDefault="00000000">
            <w:r>
              <w:t>Token max length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E2FEB1" w14:textId="77777777" w:rsidR="00E56E52" w:rsidRDefault="00000000">
            <w:r>
              <w:t>≤ 128</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19CD9" w14:textId="77777777" w:rsidR="00E56E52" w:rsidRDefault="00000000">
            <w:r>
              <w:t>Sesuai rata-rata panjang ulasan e-commerce Indonesia</w:t>
            </w:r>
          </w:p>
        </w:tc>
      </w:tr>
      <w:tr w:rsidR="00E56E52" w14:paraId="32E4CB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948B2" w14:textId="77777777" w:rsidR="00E56E52" w:rsidRDefault="00000000">
            <w:r>
              <w:t>Empty text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C12A" w14:textId="77777777" w:rsidR="00E56E52" w:rsidRDefault="00000000">
            <w:r>
              <w:t>Tidak boleh ada</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D1C55" w14:textId="77777777" w:rsidR="00E56E52" w:rsidRDefault="00000000">
            <w:r>
              <w:t>Teks kosong setelah cleaning harus dihapus dari dataset</w:t>
            </w:r>
          </w:p>
        </w:tc>
      </w:tr>
      <w:tr w:rsidR="00E56E52" w14:paraId="59B6C94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06E9D" w14:textId="77777777" w:rsidR="00E56E52" w:rsidRDefault="00000000">
            <w:r>
              <w:t>Missing label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5027E6" w14:textId="77777777" w:rsidR="00E56E52" w:rsidRDefault="00000000">
            <w:r>
              <w:t>Tidak boleh ada</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175222" w14:textId="77777777" w:rsidR="00E56E52" w:rsidRDefault="00000000">
            <w:r>
              <w:t>Setiap baris harus memiliki label sentimen yang valid</w:t>
            </w:r>
          </w:p>
        </w:tc>
      </w:tr>
      <w:tr w:rsidR="00E56E52" w14:paraId="22CEE35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57ED7" w14:textId="77777777" w:rsidR="00E56E52" w:rsidRDefault="00000000">
            <w:r>
              <w:t>Stemming/Stopword Removal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FDF36" w14:textId="77777777" w:rsidR="00E56E52" w:rsidRDefault="00000000">
            <w:r>
              <w:t>TIDAK dilakukan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3040C" w14:textId="77777777" w:rsidR="00E56E52" w:rsidRDefault="00000000">
            <w:r>
              <w:t>Wajib diverifikasi bahwa pipeline tidak menggunakan Sastrawi atau NLTK stopwords</w:t>
            </w:r>
          </w:p>
        </w:tc>
      </w:tr>
    </w:tbl>
    <w:p w14:paraId="75F4C6DD" w14:textId="77777777" w:rsidR="00E56E52" w:rsidRDefault="00E56E52"/>
    <w:p w14:paraId="4A7E14F4" w14:textId="77777777" w:rsidR="00E56E52" w:rsidRDefault="00000000">
      <w:pPr>
        <w:pStyle w:val="Heading2"/>
      </w:pPr>
      <w:r>
        <w:t>3.4 Deliverables Checkpoint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601B88F4"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F6BA77"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5C61AA" w14:textId="77777777" w:rsidR="00E56E52" w:rsidRDefault="00000000">
            <w:r>
              <w:rPr>
                <w:b/>
                <w:bCs/>
                <w:color w:val="FFFFFF"/>
              </w:rPr>
              <w:t>Status Target</w:t>
            </w:r>
          </w:p>
        </w:tc>
      </w:tr>
      <w:tr w:rsidR="00E56E52" w14:paraId="4961A1E8"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1DC73" w14:textId="77777777" w:rsidR="00E56E52" w:rsidRDefault="00000000">
            <w:r>
              <w:t>Pipeline preprocessing selesai dan terdokumentasi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52D928" w14:textId="77777777" w:rsidR="00E56E52" w:rsidRDefault="00000000">
            <w:r>
              <w:t>✓</w:t>
            </w:r>
          </w:p>
        </w:tc>
      </w:tr>
      <w:tr w:rsidR="00E56E52" w14:paraId="7538E76E"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D1AF8" w14:textId="77777777" w:rsidR="00E56E52" w:rsidRDefault="00000000">
            <w:r>
              <w:t>Verifikasi bahwa stemming/stopword removal tidak dilakukan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08631" w14:textId="77777777" w:rsidR="00E56E52" w:rsidRDefault="00000000">
            <w:r>
              <w:t>✓</w:t>
            </w:r>
          </w:p>
        </w:tc>
      </w:tr>
      <w:tr w:rsidR="00E56E52" w14:paraId="6A340EA1"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35ACD" w14:textId="77777777" w:rsidR="00E56E52" w:rsidRDefault="00000000">
            <w:r>
              <w:t>Dataset training/validation/test berhasil dipreprocess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8F3D6B" w14:textId="77777777" w:rsidR="00E56E52" w:rsidRDefault="00000000">
            <w:r>
              <w:t>✓</w:t>
            </w:r>
          </w:p>
        </w:tc>
      </w:tr>
      <w:tr w:rsidR="00E56E52" w14:paraId="41F9DE10"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231BE" w14:textId="77777777" w:rsidR="00E56E52" w:rsidRDefault="00000000">
            <w:r>
              <w:t>Tokenization dengan IndoBERT tokenizer berhasil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B3E82" w14:textId="77777777" w:rsidR="00E56E52" w:rsidRDefault="00000000">
            <w:r>
              <w:t>✓</w:t>
            </w:r>
          </w:p>
        </w:tc>
      </w:tr>
      <w:tr w:rsidR="00E56E52" w14:paraId="3223530B"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8E7AD" w14:textId="77777777" w:rsidR="00E56E52" w:rsidRDefault="00000000">
            <w:r>
              <w:t>Dataset siap untuk fase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CA5DA" w14:textId="77777777" w:rsidR="00E56E52" w:rsidRDefault="00000000">
            <w:r>
              <w:t>✓</w:t>
            </w:r>
          </w:p>
        </w:tc>
      </w:tr>
    </w:tbl>
    <w:p w14:paraId="1035A557" w14:textId="77777777" w:rsidR="00E56E52" w:rsidRDefault="00000000">
      <w:r>
        <w:br w:type="page"/>
      </w:r>
    </w:p>
    <w:p w14:paraId="7514B3FF" w14:textId="77777777" w:rsidR="00E56E52" w:rsidRDefault="00000000">
      <w:pPr>
        <w:pStyle w:val="Heading1"/>
      </w:pPr>
      <w:r>
        <w:lastRenderedPageBreak/>
        <w:t>FASE 4 — MODEL TRAINING &amp; FINE-TUNING</w:t>
      </w:r>
    </w:p>
    <w:p w14:paraId="364A4316" w14:textId="77777777" w:rsidR="00E56E52" w:rsidRDefault="00000000">
      <w:pPr>
        <w:spacing w:before="80" w:after="80"/>
      </w:pPr>
      <w:r>
        <w:rPr>
          <w:b/>
          <w:bCs/>
          <w:color w:val="2E75B6"/>
        </w:rPr>
        <w:t>(Checkpoint 4)</w:t>
      </w:r>
    </w:p>
    <w:p w14:paraId="59FC69CC" w14:textId="77777777" w:rsidR="00E56E52" w:rsidRDefault="00000000">
      <w:pPr>
        <w:spacing w:before="80" w:after="80"/>
      </w:pPr>
      <w:r>
        <w:t>Melatih model IndoBERT untuk klasifikasi sentimen menggunakan dataset gabungan SmSA dan Indonesian E-Commerce Review.</w:t>
      </w:r>
    </w:p>
    <w:p w14:paraId="4373A9E6" w14:textId="77777777" w:rsidR="00E56E52" w:rsidRDefault="00E56E52"/>
    <w:p w14:paraId="4749C0E2" w14:textId="77777777" w:rsidR="00E56E52" w:rsidRDefault="00000000">
      <w:pPr>
        <w:pStyle w:val="Heading2"/>
      </w:pPr>
      <w:r>
        <w:t>4.1 Functional Requirements (Diperbarui)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3017900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798041"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3A3BDF" w14:textId="77777777" w:rsidR="00E56E52" w:rsidRDefault="00000000">
            <w:r>
              <w:rPr>
                <w:b/>
                <w:bCs/>
                <w:color w:val="FFFFFF"/>
              </w:rPr>
              <w:t>Requirement</w:t>
            </w:r>
          </w:p>
        </w:tc>
      </w:tr>
      <w:tr w:rsidR="00E56E52" w14:paraId="17564D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D81B0" w14:textId="77777777" w:rsidR="00E56E52" w:rsidRDefault="00000000">
            <w:r>
              <w:t>FR-4.1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64FD4E" w14:textId="77777777" w:rsidR="00E56E52" w:rsidRDefault="00000000">
            <w:r>
              <w:t>Sistem harus memuat model IndoBERT (indolem/indobert-base-uncased) dari Hugging Face.</w:t>
            </w:r>
          </w:p>
        </w:tc>
      </w:tr>
      <w:tr w:rsidR="00E56E52" w14:paraId="77C7EEB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8B74B" w14:textId="77777777" w:rsidR="00E56E52" w:rsidRDefault="00000000">
            <w:r>
              <w:t>FR-4.2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CA08C" w14:textId="77777777" w:rsidR="00E56E52" w:rsidRDefault="00000000">
            <w:r>
              <w:t>Sistem harus mendukung fine-tuning model menggunakan dataset training.</w:t>
            </w:r>
          </w:p>
        </w:tc>
      </w:tr>
      <w:tr w:rsidR="00E56E52" w14:paraId="6FF68A9D"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1D530B" w14:textId="77777777" w:rsidR="00E56E52" w:rsidRDefault="00000000">
            <w:r>
              <w:t>FR-4.3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7BD51" w14:textId="77777777" w:rsidR="00E56E52" w:rsidRDefault="00000000">
            <w:r>
              <w:t>Sistem harus mendukung training multi-epoch (3–5 epoch).</w:t>
            </w:r>
          </w:p>
        </w:tc>
      </w:tr>
      <w:tr w:rsidR="00E56E52" w14:paraId="30F2DFF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0A018" w14:textId="77777777" w:rsidR="00E56E52" w:rsidRDefault="00000000">
            <w:r>
              <w:t>FR-4.4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AAAF" w14:textId="77777777" w:rsidR="00E56E52" w:rsidRDefault="00000000">
            <w:r>
              <w:t>Sistem harus menerapkan early stopping dengan patience = 2 epoch.</w:t>
            </w:r>
          </w:p>
        </w:tc>
      </w:tr>
      <w:tr w:rsidR="00E56E52" w14:paraId="310C6369"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762F1" w14:textId="77777777" w:rsidR="00E56E52" w:rsidRDefault="00000000">
            <w:r>
              <w:t>FR-4.5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EBB1B0" w14:textId="77777777" w:rsidR="00E56E52" w:rsidRDefault="00000000">
            <w:r>
              <w:t>Sistem harus menerapkan learning rate scheduler (linear decay with warmup).</w:t>
            </w:r>
          </w:p>
        </w:tc>
      </w:tr>
      <w:tr w:rsidR="00E56E52" w14:paraId="6A0875C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E8F02" w14:textId="77777777" w:rsidR="00E56E52" w:rsidRDefault="00000000">
            <w:r>
              <w:t>FR-4.6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10DBA" w14:textId="77777777" w:rsidR="00E56E52" w:rsidRDefault="00000000">
            <w:r>
              <w:t>Sistem harus menjalankan focused random search untuk validasi hyperparameter (5–8 kombinasi).</w:t>
            </w:r>
          </w:p>
        </w:tc>
      </w:tr>
      <w:tr w:rsidR="00E56E52" w14:paraId="4EAE98C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B51FF" w14:textId="77777777" w:rsidR="00E56E52" w:rsidRDefault="00000000">
            <w:r>
              <w:t>FR-4.7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58366" w14:textId="77777777" w:rsidR="00E56E52" w:rsidRDefault="00000000">
            <w:r>
              <w:t>Sistem harus menjalankan 5-fold cross-validation pada full training set setelah konfigurasi final dipilih.</w:t>
            </w:r>
          </w:p>
        </w:tc>
      </w:tr>
      <w:tr w:rsidR="00E56E52" w14:paraId="22CE4B7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7D107" w14:textId="77777777" w:rsidR="00E56E52" w:rsidRDefault="00000000">
            <w:r>
              <w:t>FR-4.8</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ABF00" w14:textId="77777777" w:rsidR="00E56E52" w:rsidRDefault="00000000">
            <w:r>
              <w:t>Sistem harus menyimpan model terbaik secara otomatis berdasarkan macro F1-score pada validation set.</w:t>
            </w:r>
          </w:p>
        </w:tc>
      </w:tr>
    </w:tbl>
    <w:p w14:paraId="5F315C8F" w14:textId="77777777" w:rsidR="00E56E52" w:rsidRDefault="00E56E52"/>
    <w:p w14:paraId="03B8B55E" w14:textId="77777777" w:rsidR="00E56E52" w:rsidRDefault="00000000">
      <w:pPr>
        <w:pStyle w:val="Heading2"/>
      </w:pPr>
      <w:r>
        <w:t>4.2 Spesifikasi Arsitektur Model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4012882E"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0127B56" w14:textId="77777777" w:rsidR="00E56E52" w:rsidRDefault="00000000">
            <w:r>
              <w:rPr>
                <w:i/>
                <w:iCs/>
              </w:rPr>
              <w:t>PENAMBAHAN: Spesifikasi detail model ditambahkan agar reproducibility terjamin.</w:t>
            </w:r>
          </w:p>
        </w:tc>
      </w:tr>
    </w:tbl>
    <w:p w14:paraId="21FF22CE"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56E52" w14:paraId="13967A3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E7075C" w14:textId="77777777" w:rsidR="00E56E52" w:rsidRDefault="00000000">
            <w:r>
              <w:rPr>
                <w:b/>
                <w:bCs/>
                <w:color w:val="FFFFFF"/>
              </w:rPr>
              <w:t>Komponen</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123C0C" w14:textId="77777777" w:rsidR="00E56E52" w:rsidRDefault="00000000">
            <w:r>
              <w:rPr>
                <w:b/>
                <w:bCs/>
                <w:color w:val="FFFFFF"/>
              </w:rPr>
              <w:t>Spesifikasi</w:t>
            </w:r>
          </w:p>
        </w:tc>
      </w:tr>
      <w:tr w:rsidR="00E56E52" w14:paraId="2643D44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B725D" w14:textId="77777777" w:rsidR="00E56E52" w:rsidRDefault="00000000">
            <w:r>
              <w:t>Model ID (Hugging Face)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F2039" w14:textId="77777777" w:rsidR="00E56E52" w:rsidRDefault="00000000">
            <w:r>
              <w:t>indolem/indobert-base-uncased</w:t>
            </w:r>
          </w:p>
        </w:tc>
      </w:tr>
      <w:tr w:rsidR="00E56E52" w14:paraId="3C78EFC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413D2" w14:textId="77777777" w:rsidR="00E56E52" w:rsidRDefault="00000000">
            <w:r>
              <w:t>Arsitektur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91935" w14:textId="77777777" w:rsidR="00E56E52" w:rsidRDefault="00000000">
            <w:r>
              <w:t>12-layer Bidirectional Transformer Encoder</w:t>
            </w:r>
          </w:p>
        </w:tc>
      </w:tr>
      <w:tr w:rsidR="00E56E52" w14:paraId="78B1D672"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928F5E" w14:textId="77777777" w:rsidR="00E56E52" w:rsidRDefault="00000000">
            <w:r>
              <w:t>Hidden Size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2AADE" w14:textId="77777777" w:rsidR="00E56E52" w:rsidRDefault="00000000">
            <w:r>
              <w:t>768 dimensions</w:t>
            </w:r>
          </w:p>
        </w:tc>
      </w:tr>
      <w:tr w:rsidR="00E56E52" w14:paraId="521D4AD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CBE69" w14:textId="77777777" w:rsidR="00E56E52" w:rsidRDefault="00000000">
            <w:r>
              <w:t>Attention Heads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1AAAC" w14:textId="77777777" w:rsidR="00E56E52" w:rsidRDefault="00000000">
            <w:r>
              <w:t>12 heads</w:t>
            </w:r>
          </w:p>
        </w:tc>
      </w:tr>
      <w:tr w:rsidR="00E56E52" w14:paraId="4BABEFC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CE244E" w14:textId="77777777" w:rsidR="00E56E52" w:rsidRDefault="00000000">
            <w:r>
              <w:t>Total Parameters</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38F44" w14:textId="77777777" w:rsidR="00E56E52" w:rsidRDefault="00000000">
            <w:r>
              <w:t>~124,5 juta parameter</w:t>
            </w:r>
          </w:p>
        </w:tc>
      </w:tr>
      <w:tr w:rsidR="00E56E52" w14:paraId="4D55220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A6F7" w14:textId="77777777" w:rsidR="00E56E52" w:rsidRDefault="00000000">
            <w:r>
              <w:t>Vocabulary Size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72221" w14:textId="77777777" w:rsidR="00E56E52" w:rsidRDefault="00000000">
            <w:r>
              <w:t>32.000 tokens (WordPiece)</w:t>
            </w:r>
          </w:p>
        </w:tc>
      </w:tr>
      <w:tr w:rsidR="00E56E52" w14:paraId="53EC9E6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066E48" w14:textId="77777777" w:rsidR="00E56E52" w:rsidRDefault="00000000">
            <w:r>
              <w:t>Max Sequence Length (native)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1ABE7" w14:textId="77777777" w:rsidR="00E56E52" w:rsidRDefault="00000000">
            <w:r>
              <w:t>512 tokens (digunakan 128 untuk fine-tuning)</w:t>
            </w:r>
          </w:p>
        </w:tc>
      </w:tr>
      <w:tr w:rsidR="00E56E52" w14:paraId="79E1B21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594F5" w14:textId="77777777" w:rsidR="00E56E52" w:rsidRDefault="00000000">
            <w:r>
              <w:t>Pre-training Corpus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560B" w14:textId="77777777" w:rsidR="00E56E52" w:rsidRDefault="00000000">
            <w:r>
              <w:t>220 juta kata (Wikipedia Indonesia, News, Web Corpus)</w:t>
            </w:r>
          </w:p>
        </w:tc>
      </w:tr>
      <w:tr w:rsidR="00E56E52" w14:paraId="0D7CD0D2"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940B7" w14:textId="77777777" w:rsidR="00E56E52" w:rsidRDefault="00000000">
            <w:r>
              <w:t>Pre-training Tasks</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4A723" w14:textId="77777777" w:rsidR="00E56E52" w:rsidRDefault="00000000">
            <w:r>
              <w:t>Masked Language Modeling (MLM) + Next Sentence Prediction (NSP)</w:t>
            </w:r>
          </w:p>
        </w:tc>
      </w:tr>
      <w:tr w:rsidR="00E56E52" w14:paraId="3031714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3B95F" w14:textId="77777777" w:rsidR="00E56E52" w:rsidRDefault="00000000">
            <w:r>
              <w:t>Sumber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B2403" w14:textId="77777777" w:rsidR="00E56E52" w:rsidRDefault="00000000">
            <w:r>
              <w:t>https://huggingface.co/indolem/indobert-base-uncased</w:t>
            </w:r>
          </w:p>
        </w:tc>
      </w:tr>
    </w:tbl>
    <w:p w14:paraId="73D30003" w14:textId="77777777" w:rsidR="00E56E52" w:rsidRDefault="00E56E52"/>
    <w:p w14:paraId="00B469C8" w14:textId="77777777" w:rsidR="00E56E52" w:rsidRDefault="00000000">
      <w:pPr>
        <w:pStyle w:val="Heading2"/>
      </w:pPr>
      <w:r>
        <w:t>4.3 Hyperparameter Requirements (Dilengkapi)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63A7E9A5"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44AC658" w14:textId="77777777" w:rsidR="00E56E52" w:rsidRDefault="00000000">
            <w:r>
              <w:rPr>
                <w:i/>
                <w:iCs/>
              </w:rPr>
              <w:lastRenderedPageBreak/>
              <w:t>PERBAIKAN: Tabel hyperparameter dilengkapi dengan dropout rate, weight decay, dan warmup steps yang tercantum di proposal namun tidak ada di TRD lama.</w:t>
            </w:r>
          </w:p>
        </w:tc>
      </w:tr>
    </w:tbl>
    <w:p w14:paraId="3BBB55D1"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E56E52" w14:paraId="3F22499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D80041" w14:textId="77777777" w:rsidR="00E56E52" w:rsidRDefault="00000000">
            <w:r>
              <w:rPr>
                <w:b/>
                <w:bCs/>
                <w:color w:val="FFFFFF"/>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8E8279" w14:textId="77777777" w:rsidR="00E56E52" w:rsidRDefault="00000000">
            <w:r>
              <w:rPr>
                <w:b/>
                <w:bCs/>
                <w:color w:val="FFFFFF"/>
              </w:rPr>
              <w:t>Nilai</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303306" w14:textId="77777777" w:rsidR="00E56E52" w:rsidRDefault="00000000">
            <w:r>
              <w:rPr>
                <w:b/>
                <w:bCs/>
                <w:color w:val="FFFFFF"/>
              </w:rPr>
              <w:t>Justifikasi</w:t>
            </w:r>
          </w:p>
        </w:tc>
      </w:tr>
      <w:tr w:rsidR="00E56E52" w14:paraId="325FE77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D1818" w14:textId="77777777" w:rsidR="00E56E52" w:rsidRDefault="00000000">
            <w:r>
              <w:t>Learning Rate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21114" w14:textId="77777777" w:rsidR="00E56E52" w:rsidRDefault="00000000">
            <w:r>
              <w:t>2e-5</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962D98" w14:textId="77777777" w:rsidR="00E56E52" w:rsidRDefault="00000000">
            <w:r>
              <w:t>Optimal untuk fine-tuning BERT pada dataset bahasa Indonesia (Jayadianti et al., 2022)</w:t>
            </w:r>
          </w:p>
        </w:tc>
      </w:tr>
      <w:tr w:rsidR="00E56E52" w14:paraId="23DADA6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00332" w14:textId="77777777" w:rsidR="00E56E52" w:rsidRDefault="00000000">
            <w:r>
              <w:t>Batch Size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760C4" w14:textId="77777777" w:rsidR="00E56E52" w:rsidRDefault="00000000">
            <w:r>
              <w:t>16</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8239B" w14:textId="77777777" w:rsidR="00E56E52" w:rsidRDefault="00000000">
            <w:r>
              <w:t>Seimbang antara stabilitas training dan memory constraint (GPU lokal/Colab)</w:t>
            </w:r>
          </w:p>
        </w:tc>
      </w:tr>
      <w:tr w:rsidR="00E56E52" w14:paraId="3D9C11F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AA819" w14:textId="77777777" w:rsidR="00E56E52" w:rsidRDefault="00000000">
            <w:r>
              <w:t>Number of Epochs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F7D68" w14:textId="77777777" w:rsidR="00E56E52" w:rsidRDefault="00000000">
            <w:r>
              <w:t>3–5</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4ACCB5" w14:textId="77777777" w:rsidR="00E56E52" w:rsidRDefault="00000000">
            <w:r>
              <w:t>Mencegah overfitting pada dataset terbatas; dikontrol oleh early stopping</w:t>
            </w:r>
          </w:p>
        </w:tc>
      </w:tr>
      <w:tr w:rsidR="00E56E52" w14:paraId="3A49B61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B401A" w14:textId="77777777" w:rsidR="00E56E52" w:rsidRDefault="00000000">
            <w:r>
              <w:t>Max Sequence 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DE77" w14:textId="77777777" w:rsidR="00E56E52" w:rsidRDefault="00000000">
            <w:r>
              <w:t>128</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15DD6" w14:textId="77777777" w:rsidR="00E56E52" w:rsidRDefault="00000000">
            <w:r>
              <w:t>Sesuai rata-rata panjang ulasan e-commerce Indonesia; efisien secara komputasi</w:t>
            </w:r>
          </w:p>
        </w:tc>
      </w:tr>
      <w:tr w:rsidR="00E56E52" w14:paraId="37D982B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B0737" w14:textId="77777777" w:rsidR="00E56E52" w:rsidRDefault="00000000">
            <w:r>
              <w:t>Dropout Rate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09CAD" w14:textId="77777777" w:rsidR="00E56E52" w:rsidRDefault="00000000">
            <w:r>
              <w:t>0.1</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76E91" w14:textId="77777777" w:rsidR="00E56E52" w:rsidRDefault="00000000">
            <w:r>
              <w:t>Regularisasi standar untuk BERT untuk mencegah overfitting</w:t>
            </w:r>
          </w:p>
        </w:tc>
      </w:tr>
      <w:tr w:rsidR="00E56E52" w14:paraId="00D2021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8C914" w14:textId="77777777" w:rsidR="00E56E52" w:rsidRDefault="00000000">
            <w:r>
              <w:t>Weight Decay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6BDE2" w14:textId="77777777" w:rsidR="00E56E52" w:rsidRDefault="00000000">
            <w:r>
              <w:t>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F7B17" w14:textId="77777777" w:rsidR="00E56E52" w:rsidRDefault="00000000">
            <w:r>
              <w:t>Mencegah overfitting tanpa mengorbankan stabilitas training</w:t>
            </w:r>
          </w:p>
        </w:tc>
      </w:tr>
      <w:tr w:rsidR="00E56E52" w14:paraId="5A9A229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6F2F1" w14:textId="77777777" w:rsidR="00E56E52" w:rsidRDefault="00000000">
            <w:r>
              <w:t>Warmup Steps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2BF14" w14:textId="77777777" w:rsidR="00E56E52" w:rsidRDefault="00000000">
            <w:r>
              <w:t>500</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911BB" w14:textId="77777777" w:rsidR="00E56E52" w:rsidRDefault="00000000">
            <w:r>
              <w:t>Stabilisasi training di awal epoch; mencegah learning rate terlalu besar di awal</w:t>
            </w:r>
          </w:p>
        </w:tc>
      </w:tr>
      <w:tr w:rsidR="00E56E52" w14:paraId="70141AB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EC403" w14:textId="77777777" w:rsidR="00E56E52" w:rsidRDefault="00000000">
            <w:r>
              <w:t>Optimizer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2A545" w14:textId="77777777" w:rsidR="00E56E52" w:rsidRDefault="00000000">
            <w:r>
              <w:t>AdamW</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1D68" w14:textId="77777777" w:rsidR="00E56E52" w:rsidRDefault="00000000">
            <w:r>
              <w:t>Optimizer standar untuk model transformer; menggabungkan Adam dengan weight decay terpisah</w:t>
            </w:r>
          </w:p>
        </w:tc>
      </w:tr>
    </w:tbl>
    <w:p w14:paraId="4E51A2BD" w14:textId="77777777" w:rsidR="00E56E52" w:rsidRDefault="00E56E52"/>
    <w:p w14:paraId="2CDD18C8" w14:textId="77777777" w:rsidR="00E56E52" w:rsidRDefault="00000000">
      <w:pPr>
        <w:pStyle w:val="Heading2"/>
      </w:pPr>
      <w:r>
        <w:t>4.4 Proses Hyperparameter Tuning (BARU: Focused Random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31C814B2"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90C8E9E" w14:textId="77777777" w:rsidR="00E56E52" w:rsidRDefault="00000000">
            <w:r>
              <w:rPr>
                <w:i/>
                <w:iCs/>
              </w:rPr>
              <w:t>PENAMBAHAN: Proposal menggunakan 'hybrid hyperparameter tuning strategy' (literature-based + focused random search). Wajib diimplementasi untuk memvalidasi konfigurasi pada dataset penelitian ini.</w:t>
            </w:r>
          </w:p>
        </w:tc>
      </w:tr>
    </w:tbl>
    <w:p w14:paraId="63CECD93" w14:textId="77777777" w:rsidR="00E56E52" w:rsidRDefault="00E56E52"/>
    <w:p w14:paraId="0FB1633C" w14:textId="77777777" w:rsidR="00E56E52" w:rsidRDefault="00000000">
      <w:pPr>
        <w:spacing w:before="80" w:after="80"/>
      </w:pPr>
      <w:r>
        <w:t>Proses tuning dilakukan hanya pada 30% dari training set menggunakan metode focused random search, kemudian konfigurasi terbaik divalidasi pada full training set dengan 5-fold cross-validation.</w:t>
      </w:r>
    </w:p>
    <w:p w14:paraId="2338BEAE" w14:textId="77777777" w:rsidR="00E56E52" w:rsidRDefault="00E56E52"/>
    <w:p w14:paraId="52F7D06F" w14:textId="77777777" w:rsidR="00E56E52" w:rsidRDefault="00000000">
      <w:pPr>
        <w:spacing w:before="200" w:after="100"/>
      </w:pPr>
      <w:r>
        <w:rPr>
          <w:b/>
          <w:bCs/>
          <w:sz w:val="22"/>
          <w:szCs w:val="22"/>
          <w:u w:val="single"/>
        </w:rPr>
        <w:t>Ruang Pencarian Hyperparameter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E56E52" w14:paraId="49674AD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040726" w14:textId="77777777" w:rsidR="00E56E52" w:rsidRDefault="00000000">
            <w:r>
              <w:rPr>
                <w:b/>
                <w:bCs/>
                <w:color w:val="FFFFFF"/>
              </w:rPr>
              <w:t>Hyperparameter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92E199" w14:textId="77777777" w:rsidR="00E56E52" w:rsidRDefault="00000000">
            <w:r>
              <w:rPr>
                <w:b/>
                <w:bCs/>
                <w:color w:val="FFFFFF"/>
              </w:rPr>
              <w:t>Search Range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E5652E" w14:textId="77777777" w:rsidR="00E56E52" w:rsidRDefault="00000000">
            <w:r>
              <w:rPr>
                <w:b/>
                <w:bCs/>
                <w:color w:val="FFFFFF"/>
              </w:rPr>
              <w:t>Alasan Pemilihan Range</w:t>
            </w:r>
          </w:p>
        </w:tc>
      </w:tr>
      <w:tr w:rsidR="00E56E52" w14:paraId="6BEBE10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EC544" w14:textId="77777777" w:rsidR="00E56E52" w:rsidRDefault="00000000">
            <w:r>
              <w:t>Learning Rate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28D28" w14:textId="77777777" w:rsidR="00E56E52" w:rsidRDefault="00000000">
            <w:r>
              <w:t>{1e-5, 2e-5, 3e-5, 5e-5}</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7E0DFF" w14:textId="77777777" w:rsidR="00E56E52" w:rsidRDefault="00000000">
            <w:r>
              <w:t>Range standar untuk BERT fine-tuning berdasarkan literatur terkini</w:t>
            </w:r>
          </w:p>
        </w:tc>
      </w:tr>
      <w:tr w:rsidR="00E56E52" w14:paraId="176C0B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B662" w14:textId="77777777" w:rsidR="00E56E52" w:rsidRDefault="00000000">
            <w:r>
              <w:t>Batch Size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B155" w14:textId="77777777" w:rsidR="00E56E52" w:rsidRDefault="00000000">
            <w:r>
              <w:t>{8, 16, 32}</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DAA6" w14:textId="77777777" w:rsidR="00E56E52" w:rsidRDefault="00000000">
            <w:r>
              <w:t>Disesuaikan dengan kapasitas GPU dan ukuran dataset</w:t>
            </w:r>
          </w:p>
        </w:tc>
      </w:tr>
      <w:tr w:rsidR="00E56E52" w14:paraId="75FB96D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523A6" w14:textId="77777777" w:rsidR="00E56E52" w:rsidRDefault="00000000">
            <w:r>
              <w:t>Number of Epochs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656588" w14:textId="77777777" w:rsidR="00E56E52" w:rsidRDefault="00000000">
            <w:r>
              <w:t>{3, 4, 5}</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4DE29" w14:textId="77777777" w:rsidR="00E56E52" w:rsidRDefault="00000000">
            <w:r>
              <w:t>Mencegah underfitting dan overfitting</w:t>
            </w:r>
          </w:p>
        </w:tc>
      </w:tr>
    </w:tbl>
    <w:p w14:paraId="4FD7C9E5" w14:textId="77777777" w:rsidR="00E56E52" w:rsidRDefault="00E56E52"/>
    <w:p w14:paraId="24692ACA" w14:textId="77777777" w:rsidR="00E56E52" w:rsidRDefault="00000000">
      <w:pPr>
        <w:spacing w:before="200" w:after="100"/>
      </w:pPr>
      <w:r>
        <w:rPr>
          <w:b/>
          <w:bCs/>
          <w:sz w:val="22"/>
          <w:szCs w:val="22"/>
          <w:u w:val="single"/>
        </w:rPr>
        <w:t>Tahapan Focused Random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E56E52" w14:paraId="497B7DA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9B3DA1" w14:textId="77777777" w:rsidR="00E56E52" w:rsidRDefault="00000000">
            <w:r>
              <w:rPr>
                <w:b/>
                <w:bCs/>
                <w:color w:val="FFFFFF"/>
              </w:rPr>
              <w:t>Tahap</w:t>
            </w:r>
          </w:p>
        </w:tc>
        <w:tc>
          <w:tcPr>
            <w:tcW w:w="7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9836CE" w14:textId="77777777" w:rsidR="00E56E52" w:rsidRDefault="00000000">
            <w:r>
              <w:rPr>
                <w:b/>
                <w:bCs/>
                <w:color w:val="FFFFFF"/>
              </w:rPr>
              <w:t>Deskripsi</w:t>
            </w:r>
          </w:p>
        </w:tc>
      </w:tr>
      <w:tr w:rsidR="00E56E52" w14:paraId="4F2D684F"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8FB959" w14:textId="77777777" w:rsidR="00E56E52" w:rsidRDefault="00000000">
            <w:r>
              <w:t>1. Baseline Testing</w:t>
            </w:r>
          </w:p>
        </w:tc>
        <w:tc>
          <w:tcPr>
            <w:tcW w:w="7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C64AB9" w14:textId="77777777" w:rsidR="00E56E52" w:rsidRDefault="00000000">
            <w:r>
              <w:t>Latih model dengan konfigurasi baseline (Learning Rate: 2e-5, Batch Size: 16, Epoch: 3). Catat F1 macro, training time, dan validation loss.</w:t>
            </w:r>
          </w:p>
        </w:tc>
      </w:tr>
      <w:tr w:rsidR="00E56E52" w14:paraId="3DB8A25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77505" w14:textId="77777777" w:rsidR="00E56E52" w:rsidRDefault="00000000">
            <w:r>
              <w:lastRenderedPageBreak/>
              <w:t>2. Focused Random Search</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0FDE2" w14:textId="77777777" w:rsidR="00E56E52" w:rsidRDefault="00000000">
            <w:r>
              <w:t>Lakukan 5–8 eksperimen dengan kombinasi acak dari ruang pencarian. Gunakan 30% training set untuk efisiensi komputasi.</w:t>
            </w:r>
          </w:p>
        </w:tc>
      </w:tr>
      <w:tr w:rsidR="00E56E52" w14:paraId="79D19C28"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39ACC3" w14:textId="77777777" w:rsidR="00E56E52" w:rsidRDefault="00000000">
            <w:r>
              <w:t>3. Performance Comparison</w:t>
            </w:r>
          </w:p>
        </w:tc>
        <w:tc>
          <w:tcPr>
            <w:tcW w:w="7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5B306" w14:textId="77777777" w:rsidR="00E56E52" w:rsidRDefault="00000000">
            <w:r>
              <w:t>Bandingkan semua konfigurasi berdasarkan: (a) F1-score macro pada validation set, (b) stabilitas training (validation loss curve), (c) efisiensi komputasi.</w:t>
            </w:r>
          </w:p>
        </w:tc>
      </w:tr>
      <w:tr w:rsidR="00E56E52" w14:paraId="0163928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0A676" w14:textId="77777777" w:rsidR="00E56E52" w:rsidRDefault="00000000">
            <w:r>
              <w:t>4. Final Config Selection</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EE77E" w14:textId="77777777" w:rsidR="00E56E52" w:rsidRDefault="00000000">
            <w:r>
              <w:t>Pilih konfigurasi dengan F1-score tertinggi. Jika selisih &lt; 1%, prioritaskan yang paling efisien secara komputasi.</w:t>
            </w:r>
          </w:p>
        </w:tc>
      </w:tr>
      <w:tr w:rsidR="00E56E52" w14:paraId="72CD39C9"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9495D" w14:textId="77777777" w:rsidR="00E56E52" w:rsidRDefault="00000000">
            <w:r>
              <w:t>5. Full Training</w:t>
            </w:r>
          </w:p>
        </w:tc>
        <w:tc>
          <w:tcPr>
            <w:tcW w:w="7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806C72" w14:textId="77777777" w:rsidR="00E56E52" w:rsidRDefault="00000000">
            <w:r>
              <w:t>Latih model dengan konfigurasi terpilih pada full training set.</w:t>
            </w:r>
          </w:p>
        </w:tc>
      </w:tr>
      <w:tr w:rsidR="00E56E52" w14:paraId="7EAAECF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ED545" w14:textId="77777777" w:rsidR="00E56E52" w:rsidRDefault="00000000">
            <w:r>
              <w:t>6. Dokumentasi</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89EA6" w14:textId="77777777" w:rsidR="00E56E52" w:rsidRDefault="00000000">
            <w:r>
              <w:t>Dokumentasikan seluruh eksperimen: tabel perbandingan, learning curves, justifikasi pemilihan.</w:t>
            </w:r>
          </w:p>
        </w:tc>
      </w:tr>
    </w:tbl>
    <w:p w14:paraId="7E51B570" w14:textId="77777777" w:rsidR="00E56E52" w:rsidRDefault="00E56E52"/>
    <w:p w14:paraId="1FAA97AE" w14:textId="77777777" w:rsidR="00E56E52" w:rsidRDefault="00000000">
      <w:pPr>
        <w:pStyle w:val="Heading2"/>
      </w:pPr>
      <w:r>
        <w:t>4.5 Training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0F9986F1"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6E89A9C7" w14:textId="77777777" w:rsidR="00E56E52" w:rsidRDefault="00000000">
            <w:r>
              <w:rPr>
                <w:rFonts w:ascii="Courier New" w:eastAsia="Courier New" w:hAnsi="Courier New" w:cs="Courier New"/>
                <w:color w:val="1F2937"/>
                <w:sz w:val="18"/>
                <w:szCs w:val="18"/>
              </w:rPr>
              <w:t>Load Dataset (training set 80%)</w:t>
            </w:r>
          </w:p>
          <w:p w14:paraId="324320A5" w14:textId="77777777" w:rsidR="00E56E52" w:rsidRDefault="00000000">
            <w:r>
              <w:rPr>
                <w:rFonts w:ascii="Courier New" w:eastAsia="Courier New" w:hAnsi="Courier New" w:cs="Courier New"/>
                <w:color w:val="1F2937"/>
                <w:sz w:val="18"/>
                <w:szCs w:val="18"/>
              </w:rPr>
              <w:t xml:space="preserve">   ↓</w:t>
            </w:r>
          </w:p>
          <w:p w14:paraId="54481C67" w14:textId="77777777" w:rsidR="00E56E52" w:rsidRDefault="00000000">
            <w:r>
              <w:rPr>
                <w:rFonts w:ascii="Courier New" w:eastAsia="Courier New" w:hAnsi="Courier New" w:cs="Courier New"/>
                <w:color w:val="1F2937"/>
                <w:sz w:val="18"/>
                <w:szCs w:val="18"/>
              </w:rPr>
              <w:t>Load IndoBERT (indolem/indobert-base-uncased)</w:t>
            </w:r>
          </w:p>
          <w:p w14:paraId="6D7679AD" w14:textId="77777777" w:rsidR="00E56E52" w:rsidRDefault="00000000">
            <w:r>
              <w:rPr>
                <w:rFonts w:ascii="Courier New" w:eastAsia="Courier New" w:hAnsi="Courier New" w:cs="Courier New"/>
                <w:color w:val="1F2937"/>
                <w:sz w:val="18"/>
                <w:szCs w:val="18"/>
              </w:rPr>
              <w:t xml:space="preserve">   ↓</w:t>
            </w:r>
          </w:p>
          <w:p w14:paraId="7526CF04" w14:textId="77777777" w:rsidR="00E56E52" w:rsidRDefault="00000000">
            <w:r>
              <w:rPr>
                <w:rFonts w:ascii="Courier New" w:eastAsia="Courier New" w:hAnsi="Courier New" w:cs="Courier New"/>
                <w:color w:val="1F2937"/>
                <w:sz w:val="18"/>
                <w:szCs w:val="18"/>
              </w:rPr>
              <w:t>Focused Random Search (5–8 kombinasi, 30% data)</w:t>
            </w:r>
          </w:p>
          <w:p w14:paraId="6CE0BF51" w14:textId="77777777" w:rsidR="00E56E52" w:rsidRDefault="00000000">
            <w:r>
              <w:rPr>
                <w:rFonts w:ascii="Courier New" w:eastAsia="Courier New" w:hAnsi="Courier New" w:cs="Courier New"/>
                <w:color w:val="1F2937"/>
                <w:sz w:val="18"/>
                <w:szCs w:val="18"/>
              </w:rPr>
              <w:t xml:space="preserve">   ↓</w:t>
            </w:r>
          </w:p>
          <w:p w14:paraId="051871CD" w14:textId="77777777" w:rsidR="00E56E52" w:rsidRDefault="00000000">
            <w:r>
              <w:rPr>
                <w:rFonts w:ascii="Courier New" w:eastAsia="Courier New" w:hAnsi="Courier New" w:cs="Courier New"/>
                <w:color w:val="1F2937"/>
                <w:sz w:val="18"/>
                <w:szCs w:val="18"/>
              </w:rPr>
              <w:t>Pilih Konfigurasi Terbaik</w:t>
            </w:r>
          </w:p>
          <w:p w14:paraId="15D28431" w14:textId="77777777" w:rsidR="00E56E52" w:rsidRDefault="00000000">
            <w:r>
              <w:rPr>
                <w:rFonts w:ascii="Courier New" w:eastAsia="Courier New" w:hAnsi="Courier New" w:cs="Courier New"/>
                <w:color w:val="1F2937"/>
                <w:sz w:val="18"/>
                <w:szCs w:val="18"/>
              </w:rPr>
              <w:t xml:space="preserve">   ↓</w:t>
            </w:r>
          </w:p>
          <w:p w14:paraId="4826008D" w14:textId="77777777" w:rsidR="00E56E52" w:rsidRDefault="00000000">
            <w:r>
              <w:rPr>
                <w:rFonts w:ascii="Courier New" w:eastAsia="Courier New" w:hAnsi="Courier New" w:cs="Courier New"/>
                <w:color w:val="1F2937"/>
                <w:sz w:val="18"/>
                <w:szCs w:val="18"/>
              </w:rPr>
              <w:t>Full Fine-Tuning (full training set)</w:t>
            </w:r>
          </w:p>
          <w:p w14:paraId="74EFF643" w14:textId="77777777" w:rsidR="00E56E52" w:rsidRDefault="00000000">
            <w:r>
              <w:rPr>
                <w:rFonts w:ascii="Courier New" w:eastAsia="Courier New" w:hAnsi="Courier New" w:cs="Courier New"/>
                <w:color w:val="1F2937"/>
                <w:sz w:val="18"/>
                <w:szCs w:val="18"/>
              </w:rPr>
              <w:t xml:space="preserve">   ├─ Early Stopping (patience = 2 epoch)</w:t>
            </w:r>
          </w:p>
          <w:p w14:paraId="34C76EC3" w14:textId="77777777" w:rsidR="00E56E52" w:rsidRDefault="00000000">
            <w:r>
              <w:rPr>
                <w:rFonts w:ascii="Courier New" w:eastAsia="Courier New" w:hAnsi="Courier New" w:cs="Courier New"/>
                <w:color w:val="1F2937"/>
                <w:sz w:val="18"/>
                <w:szCs w:val="18"/>
              </w:rPr>
              <w:t xml:space="preserve">   └─ LR Scheduler (linear decay with warmup = 500 steps)</w:t>
            </w:r>
          </w:p>
          <w:p w14:paraId="61F10395" w14:textId="77777777" w:rsidR="00E56E52" w:rsidRDefault="00000000">
            <w:r>
              <w:rPr>
                <w:rFonts w:ascii="Courier New" w:eastAsia="Courier New" w:hAnsi="Courier New" w:cs="Courier New"/>
                <w:color w:val="1F2937"/>
                <w:sz w:val="18"/>
                <w:szCs w:val="18"/>
              </w:rPr>
              <w:t xml:space="preserve">   ↓</w:t>
            </w:r>
          </w:p>
          <w:p w14:paraId="762355AD" w14:textId="77777777" w:rsidR="00E56E52" w:rsidRDefault="00000000">
            <w:r>
              <w:rPr>
                <w:rFonts w:ascii="Courier New" w:eastAsia="Courier New" w:hAnsi="Courier New" w:cs="Courier New"/>
                <w:color w:val="1F2937"/>
                <w:sz w:val="18"/>
                <w:szCs w:val="18"/>
              </w:rPr>
              <w:t>Validation (validation set 10%)</w:t>
            </w:r>
          </w:p>
          <w:p w14:paraId="449AB2ED" w14:textId="77777777" w:rsidR="00E56E52" w:rsidRDefault="00000000">
            <w:r>
              <w:rPr>
                <w:rFonts w:ascii="Courier New" w:eastAsia="Courier New" w:hAnsi="Courier New" w:cs="Courier New"/>
                <w:color w:val="1F2937"/>
                <w:sz w:val="18"/>
                <w:szCs w:val="18"/>
              </w:rPr>
              <w:t xml:space="preserve">   ↓</w:t>
            </w:r>
          </w:p>
          <w:p w14:paraId="7DCF0948" w14:textId="77777777" w:rsidR="00E56E52" w:rsidRDefault="00000000">
            <w:r>
              <w:rPr>
                <w:rFonts w:ascii="Courier New" w:eastAsia="Courier New" w:hAnsi="Courier New" w:cs="Courier New"/>
                <w:color w:val="1F2937"/>
                <w:sz w:val="18"/>
                <w:szCs w:val="18"/>
              </w:rPr>
              <w:t>5-Fold Cross-Validation (full training set)</w:t>
            </w:r>
          </w:p>
          <w:p w14:paraId="0AA41189" w14:textId="77777777" w:rsidR="00E56E52" w:rsidRDefault="00000000">
            <w:r>
              <w:rPr>
                <w:rFonts w:ascii="Courier New" w:eastAsia="Courier New" w:hAnsi="Courier New" w:cs="Courier New"/>
                <w:color w:val="1F2937"/>
                <w:sz w:val="18"/>
                <w:szCs w:val="18"/>
              </w:rPr>
              <w:t xml:space="preserve">   ↓</w:t>
            </w:r>
          </w:p>
          <w:p w14:paraId="53416A58" w14:textId="77777777" w:rsidR="00E56E52" w:rsidRDefault="00000000">
            <w:r>
              <w:rPr>
                <w:rFonts w:ascii="Courier New" w:eastAsia="Courier New" w:hAnsi="Courier New" w:cs="Courier New"/>
                <w:color w:val="1F2937"/>
                <w:sz w:val="18"/>
                <w:szCs w:val="18"/>
              </w:rPr>
              <w:t>Save Best Model (berdasarkan macro F1)</w:t>
            </w:r>
          </w:p>
        </w:tc>
      </w:tr>
    </w:tbl>
    <w:p w14:paraId="0FDA7E48" w14:textId="77777777" w:rsidR="00E56E52" w:rsidRDefault="00E56E52"/>
    <w:p w14:paraId="4C2B4282" w14:textId="77777777" w:rsidR="00E56E52" w:rsidRDefault="00000000">
      <w:pPr>
        <w:pStyle w:val="Heading2"/>
      </w:pPr>
      <w:r>
        <w:t>4.6 5-Fold Cross-Validation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3E790CB6"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A35177" w14:textId="77777777" w:rsidR="00E56E52" w:rsidRDefault="00000000">
            <w:r>
              <w:rPr>
                <w:i/>
                <w:iCs/>
              </w:rPr>
              <w:t>PENAMBAHAN: Cross-validation dilakukan setelah konfigurasi final dipilih untuk memastikan generalisasi model tidak bergantung pada satu konfigurasi pembagian data tertentu.</w:t>
            </w:r>
          </w:p>
        </w:tc>
      </w:tr>
    </w:tbl>
    <w:p w14:paraId="44E96AB9"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E56E52" w14:paraId="507095D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B0156C" w14:textId="77777777" w:rsidR="00E56E52" w:rsidRDefault="00000000">
            <w:r>
              <w:rPr>
                <w:b/>
                <w:bCs/>
                <w:color w:val="FFFFFF"/>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329E63" w14:textId="77777777" w:rsidR="00E56E52" w:rsidRDefault="00000000">
            <w:r>
              <w:rPr>
                <w:b/>
                <w:bCs/>
                <w:color w:val="FFFFFF"/>
              </w:rPr>
              <w:t>Nilai</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F300C0" w14:textId="77777777" w:rsidR="00E56E52" w:rsidRDefault="00000000">
            <w:r>
              <w:rPr>
                <w:b/>
                <w:bCs/>
                <w:color w:val="FFFFFF"/>
              </w:rPr>
              <w:t>Keterangan</w:t>
            </w:r>
          </w:p>
        </w:tc>
      </w:tr>
      <w:tr w:rsidR="00E56E52" w14:paraId="19B32A4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19D59" w14:textId="77777777" w:rsidR="00E56E52" w:rsidRDefault="00000000">
            <w:r>
              <w:t>Metode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E07F2" w14:textId="77777777" w:rsidR="00E56E52" w:rsidRDefault="00000000">
            <w:r>
              <w:t>5-Fold Stratified Cross-Validation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393A0" w14:textId="77777777" w:rsidR="00E56E52" w:rsidRDefault="00000000">
            <w:r>
              <w:t>Stratifikasi agar distribusi kelas tetap proporsional di setiap fold</w:t>
            </w:r>
          </w:p>
        </w:tc>
      </w:tr>
      <w:tr w:rsidR="00E56E52" w14:paraId="74A538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8E43F" w14:textId="77777777" w:rsidR="00E56E52" w:rsidRDefault="00000000">
            <w:r>
              <w:t>Dataset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8F631" w14:textId="77777777" w:rsidR="00E56E52" w:rsidRDefault="00000000">
            <w:r>
              <w:t>Full Training Set (80%)</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97D36" w14:textId="77777777" w:rsidR="00E56E52" w:rsidRDefault="00000000">
            <w:r>
              <w:t>Cross-validation hanya pada training set, bukan test set</w:t>
            </w:r>
          </w:p>
        </w:tc>
      </w:tr>
      <w:tr w:rsidR="00E56E52" w14:paraId="6FBC8A3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4A78A" w14:textId="77777777" w:rsidR="00E56E52" w:rsidRDefault="00000000">
            <w:r>
              <w:t>Metrik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C1800" w14:textId="77777777" w:rsidR="00E56E52" w:rsidRDefault="00000000">
            <w:r>
              <w:t>Macro F1-Score per fold</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17AAF" w14:textId="77777777" w:rsidR="00E56E52" w:rsidRDefault="00000000">
            <w:r>
              <w:t>Konsisten dengan metrik evaluasi utama penelitian</w:t>
            </w:r>
          </w:p>
        </w:tc>
      </w:tr>
      <w:tr w:rsidR="00E56E52" w14:paraId="653720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035BB" w14:textId="77777777" w:rsidR="00E56E52" w:rsidRDefault="00000000">
            <w:r>
              <w:t>Output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A0C3F" w14:textId="77777777" w:rsidR="00E56E52" w:rsidRDefault="00000000">
            <w:r>
              <w:t>Mean F1 ± Std Dev</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48109" w14:textId="77777777" w:rsidR="00E56E52" w:rsidRDefault="00000000">
            <w:r>
              <w:t>Membuktikan konsistensi performa model</w:t>
            </w:r>
          </w:p>
        </w:tc>
      </w:tr>
    </w:tbl>
    <w:p w14:paraId="0EDEB7FD" w14:textId="77777777" w:rsidR="00E56E52" w:rsidRDefault="00E56E52"/>
    <w:p w14:paraId="1145171E" w14:textId="77777777" w:rsidR="00E56E52" w:rsidRDefault="00000000">
      <w:pPr>
        <w:pStyle w:val="Heading2"/>
      </w:pPr>
      <w:r>
        <w:lastRenderedPageBreak/>
        <w:t>4.7 Model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1BBEBF40"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9481D6" w14:textId="77777777" w:rsidR="00E56E52" w:rsidRDefault="00000000">
            <w:r>
              <w:rPr>
                <w:b/>
                <w:bCs/>
                <w:color w:val="FFFFFF"/>
              </w:rPr>
              <w:t>Output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45C177" w14:textId="77777777" w:rsidR="00E56E52" w:rsidRDefault="00000000">
            <w:r>
              <w:rPr>
                <w:b/>
                <w:bCs/>
                <w:color w:val="FFFFFF"/>
              </w:rPr>
              <w:t>Format</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1BBA17" w14:textId="77777777" w:rsidR="00E56E52" w:rsidRDefault="00000000">
            <w:r>
              <w:rPr>
                <w:b/>
                <w:bCs/>
                <w:color w:val="FFFFFF"/>
              </w:rPr>
              <w:t>Keterangan</w:t>
            </w:r>
          </w:p>
        </w:tc>
      </w:tr>
      <w:tr w:rsidR="00E56E52" w14:paraId="7052601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BCB3E" w14:textId="77777777" w:rsidR="00E56E52" w:rsidRDefault="00000000">
            <w:r>
              <w:t>Model Weight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11749" w14:textId="77777777" w:rsidR="00E56E52" w:rsidRDefault="00000000">
            <w:r>
              <w:t>.bin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73ED6" w14:textId="77777777" w:rsidR="00E56E52" w:rsidRDefault="00000000">
            <w:r>
              <w:t>Bobot model IndoBERT setelah fine-tuning</w:t>
            </w:r>
          </w:p>
        </w:tc>
      </w:tr>
      <w:tr w:rsidR="00E56E52" w14:paraId="5A5861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70F0" w14:textId="77777777" w:rsidR="00E56E52" w:rsidRDefault="00000000">
            <w:r>
              <w:t>Tokenizer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F5B6A" w14:textId="77777777" w:rsidR="00E56E52" w:rsidRDefault="00000000">
            <w:r>
              <w:t>tokenizer/</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2BC24" w14:textId="77777777" w:rsidR="00E56E52" w:rsidRDefault="00000000">
            <w:r>
              <w:t>IndoBERT tokenizer untuk inferensi</w:t>
            </w:r>
          </w:p>
        </w:tc>
      </w:tr>
      <w:tr w:rsidR="00E56E52" w14:paraId="780E846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7F2F4" w14:textId="77777777" w:rsidR="00E56E52" w:rsidRDefault="00000000">
            <w:r>
              <w:t>Hyperparameter Log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0232D" w14:textId="77777777" w:rsidR="00E56E52" w:rsidRDefault="00000000">
            <w:r>
              <w:t>.csv</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625974" w14:textId="77777777" w:rsidR="00E56E52" w:rsidRDefault="00000000">
            <w:r>
              <w:t>Log seluruh eksperimen focused random search</w:t>
            </w:r>
          </w:p>
        </w:tc>
      </w:tr>
      <w:tr w:rsidR="00E56E52" w14:paraId="286D26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9D495" w14:textId="77777777" w:rsidR="00E56E52" w:rsidRDefault="00000000">
            <w:r>
              <w:t>Training Log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D3378" w14:textId="77777777" w:rsidR="00E56E52" w:rsidRDefault="00000000">
            <w:r>
              <w:t>.csv</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C462E" w14:textId="77777777" w:rsidR="00E56E52" w:rsidRDefault="00000000">
            <w:r>
              <w:t>Loss per epoch untuk training dan validation</w:t>
            </w:r>
          </w:p>
        </w:tc>
      </w:tr>
      <w:tr w:rsidR="00E56E52" w14:paraId="7F004C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7397F" w14:textId="77777777" w:rsidR="00E56E52" w:rsidRDefault="00000000">
            <w:r>
              <w:t>Cross-Validation Report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15B58C" w14:textId="77777777" w:rsidR="00E56E52" w:rsidRDefault="00000000">
            <w:r>
              <w:t>.json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291CE" w14:textId="77777777" w:rsidR="00E56E52" w:rsidRDefault="00000000">
            <w:r>
              <w:t>Mean F1 ± Std Dev dari 5-fold CV</w:t>
            </w:r>
          </w:p>
        </w:tc>
      </w:tr>
      <w:tr w:rsidR="00E56E52" w14:paraId="713AD2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0BB1A" w14:textId="77777777" w:rsidR="00E56E52" w:rsidRDefault="00000000">
            <w:r>
              <w:t>Metrics Final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6B5A0" w14:textId="77777777" w:rsidR="00E56E52" w:rsidRDefault="00000000">
            <w:r>
              <w:t>.json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2AB85" w14:textId="77777777" w:rsidR="00E56E52" w:rsidRDefault="00000000">
            <w:r>
              <w:t>Accuracy, Precision, Recall, F1 pada test set</w:t>
            </w:r>
          </w:p>
        </w:tc>
      </w:tr>
    </w:tbl>
    <w:p w14:paraId="78A95EE5" w14:textId="77777777" w:rsidR="00E56E52" w:rsidRDefault="00E56E52"/>
    <w:p w14:paraId="14AA699C" w14:textId="77777777" w:rsidR="00E56E52" w:rsidRDefault="00000000">
      <w:pPr>
        <w:pStyle w:val="Heading2"/>
      </w:pPr>
      <w:r>
        <w:t>4.8 Deliverables Checkpoint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1E743D28"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A2473B"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93A02A" w14:textId="77777777" w:rsidR="00E56E52" w:rsidRDefault="00000000">
            <w:r>
              <w:rPr>
                <w:b/>
                <w:bCs/>
                <w:color w:val="FFFFFF"/>
              </w:rPr>
              <w:t>Status Target</w:t>
            </w:r>
          </w:p>
        </w:tc>
      </w:tr>
      <w:tr w:rsidR="00E56E52" w14:paraId="066FE7AD"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AEF76" w14:textId="77777777" w:rsidR="00E56E52" w:rsidRDefault="00000000">
            <w:r>
              <w:t>IndoBERT berhasil di-fine-tune dengan konfigurasi optimal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A16A17" w14:textId="77777777" w:rsidR="00E56E52" w:rsidRDefault="00000000">
            <w:r>
              <w:t>✓</w:t>
            </w:r>
          </w:p>
        </w:tc>
      </w:tr>
      <w:tr w:rsidR="00E56E52" w14:paraId="6A4A4168"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779F2" w14:textId="77777777" w:rsidR="00E56E52" w:rsidRDefault="00000000">
            <w:r>
              <w:t>Focused random search selesai dan terdokumentasi (5–8 eksperimen)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DDED4" w14:textId="77777777" w:rsidR="00E56E52" w:rsidRDefault="00000000">
            <w:r>
              <w:t>✓</w:t>
            </w:r>
          </w:p>
        </w:tc>
      </w:tr>
      <w:tr w:rsidR="00E56E52" w14:paraId="5C36428D"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C1D2E" w14:textId="77777777" w:rsidR="00E56E52" w:rsidRDefault="00000000">
            <w:r>
              <w:t>5-Fold cross-validation selesai dan report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844DA" w14:textId="77777777" w:rsidR="00E56E52" w:rsidRDefault="00000000">
            <w:r>
              <w:t>✓</w:t>
            </w:r>
          </w:p>
        </w:tc>
      </w:tr>
      <w:tr w:rsidR="00E56E52" w14:paraId="6D9EFE4E"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3EFAB" w14:textId="77777777" w:rsidR="00E56E52" w:rsidRDefault="00000000">
            <w:r>
              <w:t>Best model tersimpan (model weight + tokenizer)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E41CC" w14:textId="77777777" w:rsidR="00E56E52" w:rsidRDefault="00000000">
            <w:r>
              <w:t>✓</w:t>
            </w:r>
          </w:p>
        </w:tc>
      </w:tr>
      <w:tr w:rsidR="00E56E52" w14:paraId="293AC38E"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8EF651" w14:textId="77777777" w:rsidR="00E56E52" w:rsidRDefault="00000000">
            <w:r>
              <w:t>Training log dan hyperparameter log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C3E32" w14:textId="77777777" w:rsidR="00E56E52" w:rsidRDefault="00000000">
            <w:r>
              <w:t>✓</w:t>
            </w:r>
          </w:p>
        </w:tc>
      </w:tr>
      <w:tr w:rsidR="00E56E52" w14:paraId="1C5CC20C"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CEBB0" w14:textId="77777777" w:rsidR="00E56E52" w:rsidRDefault="00000000">
            <w:r>
              <w:t>Early stopping dan LR scheduler terimplementasi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9541" w14:textId="77777777" w:rsidR="00E56E52" w:rsidRDefault="00000000">
            <w:r>
              <w:t>✓</w:t>
            </w:r>
          </w:p>
        </w:tc>
      </w:tr>
    </w:tbl>
    <w:p w14:paraId="2D8CFB43" w14:textId="77777777" w:rsidR="00E56E52" w:rsidRDefault="00000000">
      <w:r>
        <w:br w:type="page"/>
      </w:r>
    </w:p>
    <w:p w14:paraId="148FF5F6" w14:textId="77777777" w:rsidR="00E56E52" w:rsidRDefault="00000000">
      <w:pPr>
        <w:pStyle w:val="Heading1"/>
      </w:pPr>
      <w:r>
        <w:lastRenderedPageBreak/>
        <w:t>FASE 5 — MODEL EVALUATION</w:t>
      </w:r>
    </w:p>
    <w:p w14:paraId="71DB8FD1" w14:textId="77777777" w:rsidR="00E56E52" w:rsidRDefault="00000000">
      <w:pPr>
        <w:spacing w:before="80" w:after="80"/>
      </w:pPr>
      <w:r>
        <w:rPr>
          <w:b/>
          <w:bCs/>
          <w:color w:val="2E75B6"/>
        </w:rPr>
        <w:t>(Checkpoint 5)</w:t>
      </w:r>
    </w:p>
    <w:p w14:paraId="0F2940A3" w14:textId="77777777" w:rsidR="00E56E52" w:rsidRDefault="00000000">
      <w:pPr>
        <w:spacing w:before="80" w:after="80"/>
      </w:pPr>
      <w:r>
        <w:t>Mengukur performa model klasifikasi sentimen menggunakan test set yang belum pernah dilihat selama training.</w:t>
      </w:r>
    </w:p>
    <w:p w14:paraId="3CA15C7F" w14:textId="77777777" w:rsidR="00E56E52" w:rsidRDefault="00E56E52"/>
    <w:p w14:paraId="15663F38" w14:textId="77777777" w:rsidR="00E56E52" w:rsidRDefault="00000000">
      <w:pPr>
        <w:pStyle w:val="Heading2"/>
      </w:pPr>
      <w:r>
        <w:t>5.1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216C598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93FAF9"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0FDBB3" w14:textId="77777777" w:rsidR="00E56E52" w:rsidRDefault="00000000">
            <w:r>
              <w:rPr>
                <w:b/>
                <w:bCs/>
                <w:color w:val="FFFFFF"/>
              </w:rPr>
              <w:t>Requirement</w:t>
            </w:r>
          </w:p>
        </w:tc>
      </w:tr>
      <w:tr w:rsidR="00E56E52" w14:paraId="6615E73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B3D21B" w14:textId="77777777" w:rsidR="00E56E52" w:rsidRDefault="00000000">
            <w:r>
              <w:t>FR-5.1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040E2" w14:textId="77777777" w:rsidR="00E56E52" w:rsidRDefault="00000000">
            <w:r>
              <w:t>Sistem harus menghitung accuracy pada test set.</w:t>
            </w:r>
          </w:p>
        </w:tc>
      </w:tr>
      <w:tr w:rsidR="00E56E52" w14:paraId="46787E3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4A70F" w14:textId="77777777" w:rsidR="00E56E52" w:rsidRDefault="00000000">
            <w:r>
              <w:t>FR-5.2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9E87A" w14:textId="77777777" w:rsidR="00E56E52" w:rsidRDefault="00000000">
            <w:r>
              <w:t>Sistem harus menghitung precision (macro-average) untuk setiap kelas sentimen.</w:t>
            </w:r>
          </w:p>
        </w:tc>
      </w:tr>
      <w:tr w:rsidR="00E56E52" w14:paraId="29264CBE"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FD5E9" w14:textId="77777777" w:rsidR="00E56E52" w:rsidRDefault="00000000">
            <w:r>
              <w:t>FR-5.3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E06C4" w14:textId="77777777" w:rsidR="00E56E52" w:rsidRDefault="00000000">
            <w:r>
              <w:t>Sistem harus menghitung recall (macro-average) untuk setiap kelas sentimen.</w:t>
            </w:r>
          </w:p>
        </w:tc>
      </w:tr>
      <w:tr w:rsidR="00E56E52" w14:paraId="10DCDFA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F010" w14:textId="77777777" w:rsidR="00E56E52" w:rsidRDefault="00000000">
            <w:r>
              <w:t>FR-5.4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863E3" w14:textId="77777777" w:rsidR="00E56E52" w:rsidRDefault="00000000">
            <w:r>
              <w:t>Sistem harus menghitung F1-score dengan pendekatan macro-average sebagai metrik evaluasi UTAMA.</w:t>
            </w:r>
          </w:p>
        </w:tc>
      </w:tr>
      <w:tr w:rsidR="00E56E52" w14:paraId="6F8F921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7C912A" w14:textId="77777777" w:rsidR="00E56E52" w:rsidRDefault="00000000">
            <w:r>
              <w:t>FR-5.5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9B207" w14:textId="77777777" w:rsidR="00E56E52" w:rsidRDefault="00000000">
            <w:r>
              <w:t>Sistem harus menampilkan confusion matrix untuk setiap kelas.</w:t>
            </w:r>
          </w:p>
        </w:tc>
      </w:tr>
      <w:tr w:rsidR="00E56E52" w14:paraId="116BB22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4EE4C" w14:textId="77777777" w:rsidR="00E56E52" w:rsidRDefault="00000000">
            <w:r>
              <w:t>FR-5.6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6C760" w14:textId="77777777" w:rsidR="00E56E52" w:rsidRDefault="00000000">
            <w:r>
              <w:t>Sistem harus menghasilkan learning curve (training loss vs. validation loss per epoch).</w:t>
            </w:r>
          </w:p>
        </w:tc>
      </w:tr>
    </w:tbl>
    <w:p w14:paraId="6B9D4007" w14:textId="77777777" w:rsidR="00E56E52" w:rsidRDefault="00E56E52"/>
    <w:p w14:paraId="0AAE348C" w14:textId="77777777" w:rsidR="00E56E52" w:rsidRDefault="00000000">
      <w:pPr>
        <w:pStyle w:val="Heading2"/>
      </w:pPr>
      <w:r>
        <w:t>5.2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42013728"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82296D4" w14:textId="77777777" w:rsidR="00E56E52" w:rsidRDefault="00000000">
            <w:r>
              <w:rPr>
                <w:i/>
                <w:iCs/>
              </w:rPr>
              <w:t>PERBAIKAN: F1-Score secara eksplisit menggunakan macro-average agar sensitivitas terhadap semua kelas seimbang (tidak bias ke kelas mayoritas).</w:t>
            </w:r>
          </w:p>
        </w:tc>
      </w:tr>
    </w:tbl>
    <w:p w14:paraId="43ADC1D6"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E56E52" w14:paraId="45A71BC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F21371" w14:textId="77777777" w:rsidR="00E56E52" w:rsidRDefault="00000000">
            <w:r>
              <w:rPr>
                <w:b/>
                <w:bCs/>
                <w:color w:val="FFFFFF"/>
              </w:rPr>
              <w:t>Metrik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E0DB0D" w14:textId="77777777" w:rsidR="00E56E52" w:rsidRDefault="00000000">
            <w:r>
              <w:rPr>
                <w:b/>
                <w:bCs/>
                <w:color w:val="FFFFFF"/>
              </w:rPr>
              <w:t>Pendekatan</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404516" w14:textId="77777777" w:rsidR="00E56E52" w:rsidRDefault="00000000">
            <w:r>
              <w:rPr>
                <w:b/>
                <w:bCs/>
                <w:color w:val="FFFFFF"/>
              </w:rPr>
              <w:t>Fungsi</w:t>
            </w:r>
          </w:p>
        </w:tc>
      </w:tr>
      <w:tr w:rsidR="00E56E52" w14:paraId="2938116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E1A9BD" w14:textId="77777777" w:rsidR="00E56E52" w:rsidRDefault="00000000">
            <w:r>
              <w:t>Accuracy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98896" w14:textId="77777777" w:rsidR="00E56E52" w:rsidRDefault="00000000">
            <w:r>
              <w:t>Overall</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99C8F" w14:textId="77777777" w:rsidR="00E56E52" w:rsidRDefault="00000000">
            <w:r>
              <w:t>Proporsi prediksi benar dari total sampel (gambaran umum, dapat bias jika kelas tidak seimbang)</w:t>
            </w:r>
          </w:p>
        </w:tc>
      </w:tr>
      <w:tr w:rsidR="00E56E52" w14:paraId="5284EB7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FCAF8" w14:textId="77777777" w:rsidR="00E56E52" w:rsidRDefault="00000000">
            <w:r>
              <w:t>Precision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A7B49" w14:textId="77777777" w:rsidR="00E56E52" w:rsidRDefault="00000000">
            <w:r>
              <w:t>Macro-average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88EA3" w14:textId="77777777" w:rsidR="00E56E52" w:rsidRDefault="00000000">
            <w:r>
              <w:t>Ketepatan prediksi per kelas; dirata-rata secara setara untuk semua kelas</w:t>
            </w:r>
          </w:p>
        </w:tc>
      </w:tr>
      <w:tr w:rsidR="00E56E52" w14:paraId="651EEFF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91AED" w14:textId="77777777" w:rsidR="00E56E52" w:rsidRDefault="00000000">
            <w:r>
              <w:t>Recall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ADDE0" w14:textId="77777777" w:rsidR="00E56E52" w:rsidRDefault="00000000">
            <w:r>
              <w:t>Macro-average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EA3CF" w14:textId="77777777" w:rsidR="00E56E52" w:rsidRDefault="00000000">
            <w:r>
              <w:t>Sensitivitas per kelas; kemampuan mendeteksi seluruh sampel setiap kelas</w:t>
            </w:r>
          </w:p>
        </w:tc>
      </w:tr>
      <w:tr w:rsidR="00E56E52" w14:paraId="3FAAD35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91100" w14:textId="77777777" w:rsidR="00E56E52" w:rsidRDefault="00000000">
            <w:r>
              <w:t>F1-Score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E1C44" w14:textId="77777777" w:rsidR="00E56E52" w:rsidRDefault="00000000">
            <w:r>
              <w:t>Macro-average (UTAMA)</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52DE" w14:textId="77777777" w:rsidR="00E56E52" w:rsidRDefault="00000000">
            <w:r>
              <w:t>Rata-rata harmonis precision dan recall; metrik UTAMA karena lebih sensitif terhadap class imbalance</w:t>
            </w:r>
          </w:p>
        </w:tc>
      </w:tr>
      <w:tr w:rsidR="00E56E52" w14:paraId="175929D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7B398E" w14:textId="77777777" w:rsidR="00E56E52" w:rsidRDefault="00000000">
            <w:r>
              <w:t>Confusion Matrix</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BBAD9" w14:textId="77777777" w:rsidR="00E56E52" w:rsidRDefault="00000000">
            <w:r>
              <w:t>Per kelas</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C14DC" w14:textId="77777777" w:rsidR="00E56E52" w:rsidRDefault="00000000">
            <w:r>
              <w:t>Menampilkan distribusi prediksi benar/salah untuk setiap kelas sentimen</w:t>
            </w:r>
          </w:p>
        </w:tc>
      </w:tr>
      <w:tr w:rsidR="00E56E52" w14:paraId="5D5E4F1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708ED" w14:textId="77777777" w:rsidR="00E56E52" w:rsidRDefault="00000000">
            <w:r>
              <w:t>Learning Curve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E548C" w14:textId="77777777" w:rsidR="00E56E52" w:rsidRDefault="00000000">
            <w:r>
              <w:t>Per epoch</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E60A4" w14:textId="77777777" w:rsidR="00E56E52" w:rsidRDefault="00000000">
            <w:r>
              <w:t>Visualisasi training loss vs. validation loss untuk mendeteksi overfitting/underfitting</w:t>
            </w:r>
          </w:p>
        </w:tc>
      </w:tr>
    </w:tbl>
    <w:p w14:paraId="060C10B4" w14:textId="77777777" w:rsidR="00E56E52" w:rsidRDefault="00E56E52"/>
    <w:p w14:paraId="17E96E7C" w14:textId="77777777" w:rsidR="00E56E52" w:rsidRDefault="00000000">
      <w:pPr>
        <w:pStyle w:val="Heading2"/>
      </w:pPr>
      <w:r>
        <w:t>5.3 Validation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E56E52" w14:paraId="7951EAF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403B26" w14:textId="77777777" w:rsidR="00E56E52" w:rsidRDefault="00000000">
            <w:r>
              <w:rPr>
                <w:b/>
                <w:bCs/>
                <w:color w:val="FFFFFF"/>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A122C" w14:textId="77777777" w:rsidR="00E56E52" w:rsidRDefault="00000000">
            <w:r>
              <w:rPr>
                <w:b/>
                <w:bCs/>
                <w:color w:val="FFFFFF"/>
              </w:rPr>
              <w:t>Target</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07F515" w14:textId="77777777" w:rsidR="00E56E52" w:rsidRDefault="00000000">
            <w:r>
              <w:rPr>
                <w:b/>
                <w:bCs/>
                <w:color w:val="FFFFFF"/>
              </w:rPr>
              <w:t>Keterangan</w:t>
            </w:r>
          </w:p>
        </w:tc>
      </w:tr>
      <w:tr w:rsidR="00E56E52" w14:paraId="356BEFA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FD262" w14:textId="77777777" w:rsidR="00E56E52" w:rsidRDefault="00000000">
            <w: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6CC8C" w14:textId="77777777" w:rsidR="00E56E52" w:rsidRDefault="00000000">
            <w:r>
              <w:t>≥ 85%</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81F3A0" w14:textId="77777777" w:rsidR="00E56E52" w:rsidRDefault="00000000">
            <w:r>
              <w:t>Target minimum berdasarkan literatur IndoBERT untuk sentimen bahasa Indonesia</w:t>
            </w:r>
          </w:p>
        </w:tc>
      </w:tr>
      <w:tr w:rsidR="00E56E52" w14:paraId="47A9701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5D228" w14:textId="77777777" w:rsidR="00E56E52" w:rsidRDefault="00000000">
            <w:r>
              <w:lastRenderedPageBreak/>
              <w:t>Macro F1-Score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BFF02" w14:textId="77777777" w:rsidR="00E56E52" w:rsidRDefault="00000000">
            <w:r>
              <w:t>≥ 85%</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2A53A" w14:textId="77777777" w:rsidR="00E56E52" w:rsidRDefault="00000000">
            <w:r>
              <w:t>Metrik utama; harus dicapai pada test set yang belum dilihat selama training</w:t>
            </w:r>
          </w:p>
        </w:tc>
      </w:tr>
      <w:tr w:rsidR="00E56E52" w14:paraId="04E84AA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D3FC0" w14:textId="77777777" w:rsidR="00E56E52" w:rsidRDefault="00000000">
            <w:r>
              <w:t>Overfitting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38118" w14:textId="77777777" w:rsidR="00E56E52" w:rsidRDefault="00000000">
            <w:r>
              <w:t>Minimal</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C2F1E" w14:textId="77777777" w:rsidR="00E56E52" w:rsidRDefault="00000000">
            <w:r>
              <w:t>Selisih training F1 dan validation F1 tidak boleh lebih dari 5%</w:t>
            </w:r>
          </w:p>
        </w:tc>
      </w:tr>
      <w:tr w:rsidR="00E56E52" w14:paraId="41D9760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37C7E" w14:textId="77777777" w:rsidR="00E56E52" w:rsidRDefault="00000000">
            <w:r>
              <w:t>Learning Curve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BD998" w14:textId="77777777" w:rsidR="00E56E52" w:rsidRDefault="00000000">
            <w:r>
              <w:t>Wajib disertakan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784AA" w14:textId="77777777" w:rsidR="00E56E52" w:rsidRDefault="00000000">
            <w:r>
              <w:t>Untuk membuktikan stabilitas dan konvergensi training</w:t>
            </w:r>
          </w:p>
        </w:tc>
      </w:tr>
    </w:tbl>
    <w:p w14:paraId="4E92BA25" w14:textId="77777777" w:rsidR="00E56E52" w:rsidRDefault="00E56E52"/>
    <w:p w14:paraId="6DFC0D15" w14:textId="77777777" w:rsidR="00E56E52" w:rsidRDefault="00000000">
      <w:pPr>
        <w:pStyle w:val="Heading2"/>
      </w:pPr>
      <w:r>
        <w:t>5.4 Deliverables Checkpoint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45635AF5"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8ED131"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FC3AA9" w14:textId="77777777" w:rsidR="00E56E52" w:rsidRDefault="00000000">
            <w:r>
              <w:rPr>
                <w:b/>
                <w:bCs/>
                <w:color w:val="FFFFFF"/>
              </w:rPr>
              <w:t>Status Target</w:t>
            </w:r>
          </w:p>
        </w:tc>
      </w:tr>
      <w:tr w:rsidR="00E56E52" w14:paraId="5B8AACAF"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542B2" w14:textId="77777777" w:rsidR="00E56E52" w:rsidRDefault="00000000">
            <w:r>
              <w:t>Semua metrik evaluasi tersedia (accuracy, precision, recall, F1 macro)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C6A66" w14:textId="77777777" w:rsidR="00E56E52" w:rsidRDefault="00000000">
            <w:r>
              <w:t>✓</w:t>
            </w:r>
          </w:p>
        </w:tc>
      </w:tr>
      <w:tr w:rsidR="00E56E52" w14:paraId="6C74F13C"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FA969" w14:textId="77777777" w:rsidR="00E56E52" w:rsidRDefault="00000000">
            <w:r>
              <w:t>Confusion matrix selesai dibuat untuk setiap kelas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31A4D" w14:textId="77777777" w:rsidR="00E56E52" w:rsidRDefault="00000000">
            <w:r>
              <w:t>✓</w:t>
            </w:r>
          </w:p>
        </w:tc>
      </w:tr>
      <w:tr w:rsidR="00E56E52" w14:paraId="6D0A92DF"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76EE6" w14:textId="77777777" w:rsidR="00E56E52" w:rsidRDefault="00000000">
            <w:r>
              <w:t>Learning curve (training loss vs. validation loss)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46612A" w14:textId="77777777" w:rsidR="00E56E52" w:rsidRDefault="00000000">
            <w:r>
              <w:t>✓</w:t>
            </w:r>
          </w:p>
        </w:tc>
      </w:tr>
      <w:tr w:rsidR="00E56E52" w14:paraId="5A3F55BD"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176B6" w14:textId="77777777" w:rsidR="00E56E52" w:rsidRDefault="00000000">
            <w:r>
              <w:t>Cross-validation report tersedia (mean F1 ± std dev)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40E24" w14:textId="77777777" w:rsidR="00E56E52" w:rsidRDefault="00000000">
            <w:r>
              <w:t>✓</w:t>
            </w:r>
          </w:p>
        </w:tc>
      </w:tr>
      <w:tr w:rsidR="00E56E52" w14:paraId="39B9EE6C"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92B9F" w14:textId="77777777" w:rsidR="00E56E52" w:rsidRDefault="00000000">
            <w:r>
              <w:t>Final evaluation report selesai (.json)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B452F" w14:textId="77777777" w:rsidR="00E56E52" w:rsidRDefault="00000000">
            <w:r>
              <w:t>✓</w:t>
            </w:r>
          </w:p>
        </w:tc>
      </w:tr>
    </w:tbl>
    <w:p w14:paraId="2CFC709D" w14:textId="77777777" w:rsidR="00E56E52" w:rsidRDefault="00000000">
      <w:r>
        <w:br w:type="page"/>
      </w:r>
    </w:p>
    <w:p w14:paraId="6B790688" w14:textId="77777777" w:rsidR="00E56E52" w:rsidRDefault="00000000">
      <w:pPr>
        <w:pStyle w:val="Heading1"/>
      </w:pPr>
      <w:r>
        <w:lastRenderedPageBreak/>
        <w:t>FASE 6 — SENTIMENT INFERENCE ENGINE</w:t>
      </w:r>
    </w:p>
    <w:p w14:paraId="1CFC84E5" w14:textId="77777777" w:rsidR="00E56E52" w:rsidRDefault="00000000">
      <w:pPr>
        <w:spacing w:before="80" w:after="80"/>
      </w:pPr>
      <w:r>
        <w:rPr>
          <w:b/>
          <w:bCs/>
          <w:color w:val="2E75B6"/>
        </w:rPr>
        <w:t>(Checkpoint 6)</w:t>
      </w:r>
    </w:p>
    <w:p w14:paraId="1E8317D7" w14:textId="77777777" w:rsidR="00E56E52" w:rsidRDefault="00000000">
      <w:pPr>
        <w:spacing w:before="80" w:after="80"/>
      </w:pPr>
      <w:del w:id="22" w:author="Claude" w:date="2026-06-07T00:00:00Z">
        <w:r>
          <w:delText>Membangun engine untuk melakukan prediksi sentimen secara batch (dari CSV maupun hasil dynamic scraping URL Shopee), serta menerapkan model pada dataset OmorfoShop untuk menghasilkan insight bisnis.</w:delText>
        </w:r>
      </w:del>
      <w:ins w:id="23" w:author="Claude" w:date="2026-06-07T00:00:00Z">
        <w:r>
          <w:t>Membangun engine untuk melakukan prediksi sentimen secara batch (dari CSV maupun ulasan yang diambil via Shopee Open Platform API), serta menerapkan model pada dataset OmorfoShop untuk menghasilkan insight bisnis.</w:t>
        </w:r>
      </w:ins>
    </w:p>
    <w:p w14:paraId="263653FF" w14:textId="77777777" w:rsidR="00E56E52" w:rsidRDefault="00E56E52"/>
    <w:p w14:paraId="0D411CA8" w14:textId="77777777" w:rsidR="00E56E52" w:rsidRDefault="00000000">
      <w:pPr>
        <w:pStyle w:val="Heading2"/>
      </w:pPr>
      <w:r>
        <w:t>6.1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60A078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F5034B"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8C18CD" w14:textId="77777777" w:rsidR="00E56E52" w:rsidRDefault="00000000">
            <w:r>
              <w:rPr>
                <w:b/>
                <w:bCs/>
                <w:color w:val="FFFFFF"/>
              </w:rPr>
              <w:t>Requirement</w:t>
            </w:r>
          </w:p>
        </w:tc>
      </w:tr>
      <w:tr w:rsidR="00E56E52" w14:paraId="3C2EAFA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37815A" w14:textId="77777777" w:rsidR="00E56E52" w:rsidRDefault="00000000">
            <w:r>
              <w:t>FR-6.1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A182F" w14:textId="77777777" w:rsidR="00E56E52" w:rsidRDefault="00000000">
            <w:r>
              <w:t>Sistem harus menerima input teks ulasan tunggal dan melakukan prediksi sentimen.</w:t>
            </w:r>
          </w:p>
        </w:tc>
      </w:tr>
      <w:tr w:rsidR="00E56E52" w14:paraId="6157D8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52E6C" w14:textId="77777777" w:rsidR="00E56E52" w:rsidRDefault="00000000">
            <w:r>
              <w:t>FR-6.2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2CB23" w14:textId="77777777" w:rsidR="00E56E52" w:rsidRDefault="00000000">
            <w:r>
              <w:t>Sistem harus menampilkan label sentimen (Positif/Negatif/Netral) beserta confidence score.</w:t>
            </w:r>
          </w:p>
        </w:tc>
      </w:tr>
      <w:tr w:rsidR="00E56E52" w14:paraId="641A649E"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33231" w14:textId="77777777" w:rsidR="00E56E52" w:rsidRDefault="00000000">
            <w:r>
              <w:t>FR-6.3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93F9F" w14:textId="77777777" w:rsidR="00E56E52" w:rsidRDefault="00000000">
            <w:r>
              <w:t>Sistem harus mendukung batch prediction dari file CSV.</w:t>
            </w:r>
          </w:p>
        </w:tc>
      </w:tr>
      <w:tr w:rsidR="00E56E52" w14:paraId="210D740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2F888" w14:textId="77777777" w:rsidR="00E56E52" w:rsidRDefault="00000000">
            <w:r>
              <w:t>FR-6.4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57245" w14:textId="77777777" w:rsidR="00E56E52" w:rsidRDefault="00000000">
            <w:r>
              <w:t>Sistem harus menghasilkan output prediction time untuk monitoring performa inferensi.</w:t>
            </w:r>
          </w:p>
        </w:tc>
      </w:tr>
      <w:tr w:rsidR="00E56E52" w14:paraId="79F7E8E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28AB13" w14:textId="77777777" w:rsidR="00E56E52" w:rsidRDefault="00000000">
            <w:r>
              <w:t>FR-6.5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7C7C6" w14:textId="77777777" w:rsidR="00E56E52" w:rsidRDefault="00000000">
            <w:r>
              <w:t>Sistem harus menerapkan model pada dataset OmorfoShop (±1.200 ulasan) untuk menghasilkan distribusi sentimen.</w:t>
            </w:r>
          </w:p>
        </w:tc>
      </w:tr>
      <w:tr w:rsidR="00000001" w14:paraId="477A18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E7D99" w14:textId="77777777" w:rsidR="00000000" w:rsidRDefault="00000000">
            <w:r>
              <w:t>FR-6.6</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51957" w14:textId="77777777" w:rsidR="00000000" w:rsidRDefault="00000000">
            <w:del w:id="24" w:author="Claude" w:date="2026-06-07T00:00:00Z">
              <w:r>
                <w:delText>Sistem harus menerima input berupa URL produk Shopee, melakukan dynamic scraping maksimal 1.000 ulasan terbaru, dan meneruskan hasilnya ke pipeline inferensi secara otomatis.</w:delText>
              </w:r>
            </w:del>
            <w:ins w:id="25" w:author="Claude" w:date="2026-06-07T00:00:00Z">
              <w:r>
                <w:t>Sistem harus dapat mengambil ulasan produk toko sendiri melalui Shopee Open Platform API (get_item_list untuk memilih produk, get_rating dengan pagination maksimal 1.000 ulasan terbaru), dan meneruskan hasilnya ke pipeline inferensi secara otomatis.</w:t>
              </w:r>
            </w:ins>
          </w:p>
        </w:tc>
      </w:tr>
    </w:tbl>
    <w:p w14:paraId="3213E759" w14:textId="77777777" w:rsidR="00E56E52" w:rsidRDefault="00E56E52"/>
    <w:p w14:paraId="409F0F42" w14:textId="77777777" w:rsidR="00E56E52" w:rsidRDefault="00000000">
      <w:pPr>
        <w:pStyle w:val="Heading2"/>
      </w:pPr>
      <w:r>
        <w:t>6.2 Prediction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E56E52" w14:paraId="63C26DF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192D38" w14:textId="77777777" w:rsidR="00E56E52" w:rsidRDefault="00000000">
            <w:r>
              <w:rPr>
                <w:b/>
                <w:bCs/>
                <w:color w:val="FFFFFF"/>
              </w:rPr>
              <w:t>Output</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899CF" w14:textId="77777777" w:rsidR="00E56E52" w:rsidRDefault="00000000">
            <w:r>
              <w:rPr>
                <w:b/>
                <w:bCs/>
                <w:color w:val="FFFFFF"/>
              </w:rPr>
              <w:t>Deskripsi</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15338" w14:textId="77777777" w:rsidR="00E56E52" w:rsidRDefault="00000000">
            <w:r>
              <w:rPr>
                <w:b/>
                <w:bCs/>
                <w:color w:val="FFFFFF"/>
              </w:rPr>
              <w:t>Format</w:t>
            </w:r>
          </w:p>
        </w:tc>
      </w:tr>
      <w:tr w:rsidR="00E56E52" w14:paraId="75A1415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00DE9E" w14:textId="77777777" w:rsidR="00E56E52" w:rsidRDefault="00000000">
            <w:r>
              <w:t>Sentiment Label</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916FB" w14:textId="77777777" w:rsidR="00E56E52" w:rsidRDefault="00000000">
            <w:r>
              <w:t>Kelas prediksi: Positif / Negatif / Netral</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3953E" w14:textId="77777777" w:rsidR="00E56E52" w:rsidRDefault="00000000">
            <w:r>
              <w:t>String</w:t>
            </w:r>
          </w:p>
        </w:tc>
      </w:tr>
      <w:tr w:rsidR="00E56E52" w14:paraId="3818EC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39971" w14:textId="77777777" w:rsidR="00E56E52" w:rsidRDefault="00000000">
            <w:r>
              <w:t>Confidence Score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255CD" w14:textId="77777777" w:rsidR="00E56E52" w:rsidRDefault="00000000">
            <w:r>
              <w:t>Probabilitas keyakinan model terhadap prediksi (softmax output)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5377" w14:textId="77777777" w:rsidR="00E56E52" w:rsidRDefault="00000000">
            <w:r>
              <w:t>Float (0–1)</w:t>
            </w:r>
          </w:p>
        </w:tc>
      </w:tr>
      <w:tr w:rsidR="00E56E52" w14:paraId="3B06B30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D5B3B" w14:textId="77777777" w:rsidR="00E56E52" w:rsidRDefault="00000000">
            <w:r>
              <w:t>Prediction Time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1B5DB" w14:textId="77777777" w:rsidR="00E56E52" w:rsidRDefault="00000000">
            <w:r>
              <w:t>Waktu inferensi per prediksi atau per batch</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A8113" w14:textId="77777777" w:rsidR="00E56E52" w:rsidRDefault="00000000">
            <w:r>
              <w:t>Float (detik)</w:t>
            </w:r>
          </w:p>
        </w:tc>
      </w:tr>
      <w:tr w:rsidR="00E56E52" w14:paraId="53C9FA0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F20F0" w14:textId="77777777" w:rsidR="00E56E52" w:rsidRDefault="00000000">
            <w:r>
              <w:t>Batch Result CSV</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414C" w14:textId="77777777" w:rsidR="00E56E52" w:rsidRDefault="00000000">
            <w:r>
              <w:t>Hasil prediksi seluruh dataset OmorfoShop</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8DD98" w14:textId="77777777" w:rsidR="00E56E52" w:rsidRDefault="00000000">
            <w:r>
              <w:t>CSV [review_text, predicted_label, confidence_score]</w:t>
            </w:r>
          </w:p>
        </w:tc>
      </w:tr>
    </w:tbl>
    <w:p w14:paraId="06895794" w14:textId="77777777" w:rsidR="00E56E52" w:rsidRDefault="00E56E52"/>
    <w:p w14:paraId="5DF1805C" w14:textId="77777777" w:rsidR="00E56E52" w:rsidRDefault="00000000">
      <w:pPr>
        <w:pStyle w:val="Heading2"/>
      </w:pPr>
      <w:r>
        <w:t>6.3 Deliverables Checkpoint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597453F6"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D64116"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8B9F89" w14:textId="77777777" w:rsidR="00E56E52" w:rsidRDefault="00000000">
            <w:r>
              <w:rPr>
                <w:b/>
                <w:bCs/>
                <w:color w:val="FFFFFF"/>
              </w:rPr>
              <w:t>Status Target</w:t>
            </w:r>
          </w:p>
        </w:tc>
      </w:tr>
      <w:tr w:rsidR="00E56E52" w14:paraId="614C3CAF"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5F4AF" w14:textId="77777777" w:rsidR="00E56E52" w:rsidRDefault="00000000">
            <w:r>
              <w:t>Real-time inference untuk input tunggal berjalan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8C220" w14:textId="77777777" w:rsidR="00E56E52" w:rsidRDefault="00000000">
            <w:r>
              <w:t>✓</w:t>
            </w:r>
          </w:p>
        </w:tc>
      </w:tr>
      <w:tr w:rsidR="00E56E52" w14:paraId="2CDC69E5"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0F78A" w14:textId="77777777" w:rsidR="00E56E52" w:rsidRDefault="00000000">
            <w:r>
              <w:t>Batch prediction dari CSV berjalan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54D8A" w14:textId="77777777" w:rsidR="00E56E52" w:rsidRDefault="00000000">
            <w:r>
              <w:t>✓</w:t>
            </w:r>
          </w:p>
        </w:tc>
      </w:tr>
      <w:tr w:rsidR="00E56E52" w14:paraId="7CA8CA02"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749F7" w14:textId="77777777" w:rsidR="00E56E52" w:rsidRDefault="00000000">
            <w:r>
              <w:t>Confidence score ditampilkan untuk setiap prediksi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D3F0E" w14:textId="77777777" w:rsidR="00E56E52" w:rsidRDefault="00000000">
            <w:r>
              <w:t>✓</w:t>
            </w:r>
          </w:p>
        </w:tc>
      </w:tr>
      <w:tr w:rsidR="00E56E52" w14:paraId="0E8EA0F0"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AAB54" w14:textId="77777777" w:rsidR="00E56E52" w:rsidRDefault="00000000">
            <w:r>
              <w:t>Dataset OmorfoShop berhasil dianalisis dan distribusi sentimen tersedia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BB86B" w14:textId="77777777" w:rsidR="00E56E52" w:rsidRDefault="00000000">
            <w:r>
              <w:t>✓</w:t>
            </w:r>
          </w:p>
        </w:tc>
      </w:tr>
      <w:tr w:rsidR="00E56E52" w14:paraId="1E4B4B68"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0D648" w14:textId="77777777" w:rsidR="00E56E52" w:rsidRDefault="00000000">
            <w:r>
              <w:lastRenderedPageBreak/>
              <w:t>Inference module siap diintegrasikan ke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93962" w14:textId="77777777" w:rsidR="00E56E52" w:rsidRDefault="00000000">
            <w:r>
              <w:t>✓</w:t>
            </w:r>
          </w:p>
        </w:tc>
      </w:tr>
    </w:tbl>
    <w:p w14:paraId="49989059" w14:textId="77777777" w:rsidR="00E56E52" w:rsidRDefault="00000000">
      <w:r>
        <w:br w:type="page"/>
      </w:r>
    </w:p>
    <w:p w14:paraId="7CE68FAE" w14:textId="77777777" w:rsidR="00E56E52" w:rsidRDefault="00000000">
      <w:pPr>
        <w:pStyle w:val="Heading1"/>
      </w:pPr>
      <w:r>
        <w:lastRenderedPageBreak/>
        <w:t>FASE 7 — RULE-BASED MARKETING RECOMMENDATION</w:t>
      </w:r>
    </w:p>
    <w:p w14:paraId="3422EEE3" w14:textId="77777777" w:rsidR="00E56E52" w:rsidRDefault="00000000">
      <w:pPr>
        <w:spacing w:before="80" w:after="80"/>
      </w:pPr>
      <w:r>
        <w:rPr>
          <w:b/>
          <w:bCs/>
          <w:color w:val="2E75B6"/>
        </w:rPr>
        <w:t>(Checkpoint 7)</w:t>
      </w:r>
    </w:p>
    <w:p w14:paraId="3B334ADD" w14:textId="77777777" w:rsidR="00E56E52" w:rsidRDefault="00000000">
      <w:pPr>
        <w:spacing w:before="80" w:after="80"/>
      </w:pPr>
      <w:r>
        <w:t>Mengubah hasil analisis sentimen menjadi rekomendasi strategi pemasaran yang transparan dan dapat dipertanggungjawabkan melalui mekanisme rule-based mapping.</w:t>
      </w:r>
    </w:p>
    <w:p w14:paraId="39CBD64E" w14:textId="77777777" w:rsidR="00E56E52" w:rsidRDefault="00E56E52"/>
    <w:p w14:paraId="5BE935E4" w14:textId="77777777" w:rsidR="00E56E52" w:rsidRDefault="00000000">
      <w:pPr>
        <w:pStyle w:val="Heading2"/>
      </w:pPr>
      <w:r>
        <w:t>7.1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56795B0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C55794"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BD83E2" w14:textId="77777777" w:rsidR="00E56E52" w:rsidRDefault="00000000">
            <w:r>
              <w:rPr>
                <w:b/>
                <w:bCs/>
                <w:color w:val="FFFFFF"/>
              </w:rPr>
              <w:t>Requirement</w:t>
            </w:r>
          </w:p>
        </w:tc>
      </w:tr>
      <w:tr w:rsidR="00E56E52" w14:paraId="3BD97EF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A51068" w14:textId="77777777" w:rsidR="00E56E52" w:rsidRDefault="00000000">
            <w:r>
              <w:t>FR-7.1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30D7E" w14:textId="77777777" w:rsidR="00E56E52" w:rsidRDefault="00000000">
            <w:r>
              <w:t>Sistem harus menghitung distribusi sentimen (persentase Positif, Negatif, Netral) dari hasil prediksi.</w:t>
            </w:r>
          </w:p>
        </w:tc>
      </w:tr>
      <w:tr w:rsidR="00E56E52" w14:paraId="251166A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82ADD" w14:textId="77777777" w:rsidR="00E56E52" w:rsidRDefault="00000000">
            <w:r>
              <w:t>FR-7.2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11A0E" w14:textId="77777777" w:rsidR="00E56E52" w:rsidRDefault="00000000">
            <w:r>
              <w:t>Sistem harus menentukan kondisi pemasaran berdasarkan threshold distribusi sentimen (5 kategori).</w:t>
            </w:r>
          </w:p>
        </w:tc>
      </w:tr>
      <w:tr w:rsidR="00E56E52" w14:paraId="3D8F90E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BC6CC" w14:textId="77777777" w:rsidR="00E56E52" w:rsidRDefault="00000000">
            <w:r>
              <w:t>FR-7.3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264772" w14:textId="77777777" w:rsidR="00E56E52" w:rsidRDefault="00000000">
            <w:r>
              <w:t>Sistem harus menghasilkan rekomendasi strategi pemasaran spesifik untuk setiap kondisi.</w:t>
            </w:r>
          </w:p>
        </w:tc>
      </w:tr>
      <w:tr w:rsidR="00E56E52" w14:paraId="4684B6F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668AC" w14:textId="77777777" w:rsidR="00E56E52" w:rsidRDefault="00000000">
            <w:r>
              <w:t>FR-7.4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7343" w14:textId="77777777" w:rsidR="00E56E52" w:rsidRDefault="00000000">
            <w:r>
              <w:t>Sistem harus menampilkan business insight berupa interpretasi distribusi sentimen.</w:t>
            </w:r>
          </w:p>
        </w:tc>
      </w:tr>
      <w:tr w:rsidR="00E56E52" w14:paraId="2137B37C"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B2114" w14:textId="77777777" w:rsidR="00E56E52" w:rsidRDefault="00000000">
            <w:r>
              <w:t>FR-7.5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E0DAD3" w14:textId="77777777" w:rsidR="00E56E52" w:rsidRDefault="00000000">
            <w:r>
              <w:t>Sistem harus mendukung trend analysis jika data memiliki timestamp (date_review).</w:t>
            </w:r>
          </w:p>
        </w:tc>
      </w:tr>
    </w:tbl>
    <w:p w14:paraId="70ED65EC" w14:textId="77777777" w:rsidR="00E56E52" w:rsidRDefault="00E56E52"/>
    <w:p w14:paraId="5E6C12AE" w14:textId="77777777" w:rsidR="00E56E52" w:rsidRDefault="00000000">
      <w:pPr>
        <w:pStyle w:val="Heading2"/>
      </w:pPr>
      <w:r>
        <w:t>7.2 Threshold &amp; Kondisi Pemasaran (Diperbaiki &amp; Dilengkapi)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1E8705B8"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159877" w14:textId="77777777" w:rsidR="00E56E52" w:rsidRDefault="00000000">
            <w:r>
              <w:rPr>
                <w:i/>
                <w:iCs/>
              </w:rPr>
              <w:t>PERBAIKAN MAYOR: TRD lama hanya menggunakan satu kondisi (persentase positif saja). Proposal menggunakan kondisi GABUNGAN (positif AND negatif), dan menambahkan kategori 'Mixed/Unstable Performance'. Wajib diperbaiki.</w:t>
            </w:r>
          </w:p>
        </w:tc>
      </w:tr>
    </w:tbl>
    <w:p w14:paraId="3CF31A51"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56E52" w14:paraId="7D8DFD6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457149" w14:textId="77777777" w:rsidR="00E56E52" w:rsidRDefault="00000000">
            <w:r>
              <w:rPr>
                <w:b/>
                <w:bCs/>
                <w:color w:val="FFFFFF"/>
              </w:rPr>
              <w:t>Kondisi Pemasaran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17F1E2" w14:textId="77777777" w:rsidR="00E56E52" w:rsidRDefault="00000000">
            <w:r>
              <w:rPr>
                <w:b/>
                <w:bCs/>
                <w:color w:val="FFFFFF"/>
              </w:rPr>
              <w:t>Kriteria (Compound)</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A74851" w14:textId="77777777" w:rsidR="00E56E52" w:rsidRDefault="00000000">
            <w:r>
              <w:rPr>
                <w:b/>
                <w:bCs/>
                <w:color w:val="FFFFFF"/>
              </w:rPr>
              <w:t>Interpretasi</w:t>
            </w:r>
          </w:p>
        </w:tc>
      </w:tr>
      <w:tr w:rsidR="00E56E52" w14:paraId="132C5AB1" w14:textId="77777777">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B3F382D" w14:textId="77777777" w:rsidR="00E56E52" w:rsidRDefault="00000000">
            <w:r>
              <w:rPr>
                <w:b/>
                <w:bCs/>
              </w:rPr>
              <w:t>Excellent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AF595" w14:textId="77777777" w:rsidR="00E56E52" w:rsidRDefault="00000000">
            <w:r>
              <w:t>Positif ≥ 50% AND Negatif ≤ 20%</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C29CC" w14:textId="77777777" w:rsidR="00E56E52" w:rsidRDefault="00000000">
            <w:r>
              <w:t>Produk/layanan dikomunikasikan dengan sangat baik; kepuasan pelanggan tinggi</w:t>
            </w:r>
          </w:p>
        </w:tc>
      </w:tr>
      <w:tr w:rsidR="00E56E52" w14:paraId="59A1880D" w14:textId="77777777">
        <w:tc>
          <w:tcPr>
            <w:tcW w:w="2200" w:type="dxa"/>
            <w:tcBorders>
              <w:top w:val="single" w:sz="1" w:space="0" w:color="CCCCCC"/>
              <w:left w:val="single" w:sz="1" w:space="0" w:color="CCCCCC"/>
              <w:bottom w:val="single" w:sz="1" w:space="0" w:color="CCCCCC"/>
              <w:right w:val="single" w:sz="1" w:space="0" w:color="CCCCCC"/>
            </w:tcBorders>
            <w:shd w:val="clear" w:color="auto" w:fill="C3E6CB"/>
            <w:tcMar>
              <w:top w:w="80" w:type="dxa"/>
              <w:left w:w="120" w:type="dxa"/>
              <w:bottom w:w="80" w:type="dxa"/>
              <w:right w:w="120" w:type="dxa"/>
            </w:tcMar>
          </w:tcPr>
          <w:p w14:paraId="279FFB23" w14:textId="77777777" w:rsidR="00E56E52" w:rsidRDefault="00000000">
            <w:r>
              <w:rPr>
                <w:b/>
                <w:bCs/>
              </w:rPr>
              <w:t>Good Performance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24874" w14:textId="77777777" w:rsidR="00E56E52" w:rsidRDefault="00000000">
            <w:r>
              <w:t>Positif 40–49% AND Negatif 20–30%</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262B5" w14:textId="77777777" w:rsidR="00E56E52" w:rsidRDefault="00000000">
            <w:r>
              <w:t>Produk dapat diterima dengan baik, namun ada ruang untuk perbaikan</w:t>
            </w:r>
          </w:p>
        </w:tc>
      </w:tr>
      <w:tr w:rsidR="00E56E52" w14:paraId="51DE66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4ED53CF" w14:textId="77777777" w:rsidR="00E56E52" w:rsidRDefault="00000000">
            <w:r>
              <w:rPr>
                <w:b/>
                <w:bCs/>
              </w:rPr>
              <w:t>Moderate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4F40E" w14:textId="77777777" w:rsidR="00E56E52" w:rsidRDefault="00000000">
            <w:r>
              <w:t>Positif 30–39% AND Negatif 30–40%</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39E58" w14:textId="77777777" w:rsidR="00E56E52" w:rsidRDefault="00000000">
            <w:r>
              <w:t>Terdapat keseimbangan antara kepuasan dan ketidakpuasan pelanggan</w:t>
            </w:r>
          </w:p>
        </w:tc>
      </w:tr>
      <w:tr w:rsidR="00E56E52" w14:paraId="31269A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5C20F921" w14:textId="77777777" w:rsidR="00E56E52" w:rsidRDefault="00000000">
            <w:r>
              <w:rPr>
                <w:b/>
                <w:bCs/>
              </w:rPr>
              <w:t>Poor Performance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25A4D" w14:textId="77777777" w:rsidR="00E56E52" w:rsidRDefault="00000000">
            <w:r>
              <w:t>Positif &lt; 30% AND Negatif &gt; 40%</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F2AB8" w14:textId="77777777" w:rsidR="00E56E52" w:rsidRDefault="00000000">
            <w:r>
              <w:t>Produk/layanan menghadapi masalah signifikan yang memerlukan perhatian urgent</w:t>
            </w:r>
          </w:p>
        </w:tc>
      </w:tr>
      <w:tr w:rsidR="00E56E52" w14:paraId="5BAC80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20" w:type="dxa"/>
              <w:bottom w:w="80" w:type="dxa"/>
              <w:right w:w="120" w:type="dxa"/>
            </w:tcMar>
          </w:tcPr>
          <w:p w14:paraId="30FA646D" w14:textId="77777777" w:rsidR="00E56E52" w:rsidRDefault="00000000">
            <w:r>
              <w:rPr>
                <w:b/>
                <w:bCs/>
              </w:rPr>
              <w:t>Mixed/Unstable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B6505" w14:textId="77777777" w:rsidR="00E56E52" w:rsidRDefault="00000000">
            <w:r>
              <w:t>Netral &gt; 35% ATAU Trend berubah signifikan</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F25DE" w14:textId="77777777" w:rsidR="00E56E52" w:rsidRDefault="00000000">
            <w:r>
              <w:t>Persepsi pelanggan tidak konsisten atau data kurang informatif; perlu monitoring lebih lanjut</w:t>
            </w:r>
          </w:p>
        </w:tc>
      </w:tr>
    </w:tbl>
    <w:p w14:paraId="03BF1A78" w14:textId="77777777" w:rsidR="00E56E52" w:rsidRDefault="00E56E52"/>
    <w:p w14:paraId="55671D52" w14:textId="77777777" w:rsidR="00E56E52" w:rsidRDefault="00000000">
      <w:pPr>
        <w:pStyle w:val="Heading2"/>
      </w:pPr>
      <w:r>
        <w:t>7.3 Rule-Based Mapping ke Strategi Pemasaran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56E52" w14:paraId="07F546E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DCC7AD" w14:textId="77777777" w:rsidR="00E56E52" w:rsidRDefault="00000000">
            <w:r>
              <w:rPr>
                <w:b/>
                <w:bCs/>
                <w:color w:val="FFFFFF"/>
              </w:rPr>
              <w:lastRenderedPageBreak/>
              <w:t>Kondisi</w:t>
            </w:r>
          </w:p>
        </w:tc>
        <w:tc>
          <w:tcPr>
            <w:tcW w:w="6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E51F7A" w14:textId="77777777" w:rsidR="00E56E52" w:rsidRDefault="00000000">
            <w:r>
              <w:rPr>
                <w:b/>
                <w:bCs/>
                <w:color w:val="FFFFFF"/>
              </w:rPr>
              <w:t>Strategi yang Direkomendasikan</w:t>
            </w:r>
          </w:p>
        </w:tc>
      </w:tr>
      <w:tr w:rsidR="00E56E52" w14:paraId="4D5CAB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D5BD0" w14:textId="77777777" w:rsidR="00E56E52" w:rsidRDefault="00000000">
            <w:r>
              <w:t>Excellent Performance</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A8233E" w14:textId="77777777" w:rsidR="00E56E52" w:rsidRDefault="00000000">
            <w:r>
              <w:t>Pertahankan kualitas produk &amp; branding; tingkatkan loyalitas pelanggan; manfaatkan ulasan positif sebagai social proof; pertimbangkan program referral.</w:t>
            </w:r>
          </w:p>
        </w:tc>
      </w:tr>
      <w:tr w:rsidR="00E56E52" w14:paraId="5440C72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B8318" w14:textId="77777777" w:rsidR="00E56E52" w:rsidRDefault="00000000">
            <w:r>
              <w:t>Good Performance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12D39" w14:textId="77777777" w:rsidR="00E56E52" w:rsidRDefault="00000000">
            <w:r>
              <w:t>Identifikasi aspek yang masih kurang dari ulasan negatif; perbaiki titik kelemahan spesifik; tingkatkan komunikasi keunggulan produk.</w:t>
            </w:r>
          </w:p>
        </w:tc>
      </w:tr>
      <w:tr w:rsidR="00E56E52" w14:paraId="001269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464FA" w14:textId="77777777" w:rsidR="00E56E52" w:rsidRDefault="00000000">
            <w:r>
              <w:t>Moderate Performance</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2ADCE" w14:textId="77777777" w:rsidR="00E56E52" w:rsidRDefault="00000000">
            <w:r>
              <w:t>Lakukan analisis aspek (word cloud negatif) untuk identifikasi masalah utama; tingkatkan kualitas produk dan layanan pelanggan; susun kampanye komunikasi yang lebih transparan.</w:t>
            </w:r>
          </w:p>
        </w:tc>
      </w:tr>
      <w:tr w:rsidR="00E56E52" w14:paraId="14436C5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E113A" w14:textId="77777777" w:rsidR="00E56E52" w:rsidRDefault="00000000">
            <w:r>
              <w:t>Poor Performance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7B3A3" w14:textId="77777777" w:rsidR="00E56E52" w:rsidRDefault="00000000">
            <w:r>
              <w:t>Prioritaskan peningkatan kualitas produk dan layanan pelanggan secara urgent; evaluasi pricing dan packaging; pertimbangkan kampanye permintaan maaf publik jika diperlukan.</w:t>
            </w:r>
          </w:p>
        </w:tc>
      </w:tr>
      <w:tr w:rsidR="00E56E52" w14:paraId="70B7AD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9F8C95" w14:textId="77777777" w:rsidR="00E56E52" w:rsidRDefault="00000000">
            <w:r>
              <w:t>Mixed/Unstable</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12790" w14:textId="77777777" w:rsidR="00E56E52" w:rsidRDefault="00000000">
            <w:r>
              <w:t>Tingkatkan edukasi produk kepada pelanggan; perkuat deskripsi produk agar ekspektasi lebih terarah; lakukan monitoring sentimen secara berkala.</w:t>
            </w:r>
          </w:p>
        </w:tc>
      </w:tr>
    </w:tbl>
    <w:p w14:paraId="51949B38" w14:textId="77777777" w:rsidR="00E56E52" w:rsidRDefault="00E56E52"/>
    <w:p w14:paraId="4D13A143" w14:textId="77777777" w:rsidR="00E56E52" w:rsidRDefault="00000000">
      <w:pPr>
        <w:pStyle w:val="Heading2"/>
      </w:pPr>
      <w:r>
        <w:t>7.4 Deliverables Checkpoint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237CABDD"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1E7317"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31F478" w14:textId="77777777" w:rsidR="00E56E52" w:rsidRDefault="00000000">
            <w:r>
              <w:rPr>
                <w:b/>
                <w:bCs/>
                <w:color w:val="FFFFFF"/>
              </w:rPr>
              <w:t>Status Target</w:t>
            </w:r>
          </w:p>
        </w:tc>
      </w:tr>
      <w:tr w:rsidR="00E56E52" w14:paraId="3C962B3B"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9F1F7" w14:textId="77777777" w:rsidR="00E56E52" w:rsidRDefault="00000000">
            <w:r>
              <w:t>Rule engine dengan 5 kategori kondisi pemasaran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43871" w14:textId="77777777" w:rsidR="00E56E52" w:rsidRDefault="00000000">
            <w:r>
              <w:t>✓</w:t>
            </w:r>
          </w:p>
        </w:tc>
      </w:tr>
      <w:tr w:rsidR="00E56E52" w14:paraId="49F2854E"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5561D" w14:textId="77777777" w:rsidR="00E56E52" w:rsidRDefault="00000000">
            <w:r>
              <w:t>Threshold compound conditions (positif AND negatif) terimplementasi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59504" w14:textId="77777777" w:rsidR="00E56E52" w:rsidRDefault="00000000">
            <w:r>
              <w:t>✓</w:t>
            </w:r>
          </w:p>
        </w:tc>
      </w:tr>
      <w:tr w:rsidR="00E56E52" w14:paraId="75F71095"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F0ECC8" w14:textId="77777777" w:rsidR="00E56E52" w:rsidRDefault="00000000">
            <w:r>
              <w:t>Kategori Mixed/Unstable Performance terimplementasi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8A0A0" w14:textId="77777777" w:rsidR="00E56E52" w:rsidRDefault="00000000">
            <w:r>
              <w:t>✓</w:t>
            </w:r>
          </w:p>
        </w:tc>
      </w:tr>
      <w:tr w:rsidR="00E56E52" w14:paraId="1556EEA5"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42B14" w14:textId="77777777" w:rsidR="00E56E52" w:rsidRDefault="00000000">
            <w:r>
              <w:t>Recommendation engine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556FD" w14:textId="77777777" w:rsidR="00E56E52" w:rsidRDefault="00000000">
            <w:r>
              <w:t>✓</w:t>
            </w:r>
          </w:p>
        </w:tc>
      </w:tr>
      <w:tr w:rsidR="00E56E52" w14:paraId="627A60A5"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DF566" w14:textId="77777777" w:rsidR="00E56E52" w:rsidRDefault="00000000">
            <w:r>
              <w:t>Business insight dan marketing strategy tersedia untuk setiap kondisi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8C3282" w14:textId="77777777" w:rsidR="00E56E52" w:rsidRDefault="00000000">
            <w:r>
              <w:t>✓</w:t>
            </w:r>
          </w:p>
        </w:tc>
      </w:tr>
    </w:tbl>
    <w:p w14:paraId="0BDA755C" w14:textId="77777777" w:rsidR="00E56E52" w:rsidRDefault="00000000">
      <w:r>
        <w:br w:type="page"/>
      </w:r>
    </w:p>
    <w:p w14:paraId="56D4EE9C" w14:textId="77777777" w:rsidR="00E56E52" w:rsidRDefault="00000000">
      <w:pPr>
        <w:pStyle w:val="Heading1"/>
      </w:pPr>
      <w:r>
        <w:lastRenderedPageBreak/>
        <w:t>FASE 8 — DASHBOARD DEVELOPMENT</w:t>
      </w:r>
    </w:p>
    <w:p w14:paraId="41D2CC9C" w14:textId="77777777" w:rsidR="00E56E52" w:rsidRDefault="00000000">
      <w:pPr>
        <w:spacing w:before="80" w:after="80"/>
      </w:pPr>
      <w:r>
        <w:rPr>
          <w:b/>
          <w:bCs/>
          <w:color w:val="2E75B6"/>
        </w:rPr>
        <w:t>(Checkpoint 8)</w:t>
      </w:r>
    </w:p>
    <w:p w14:paraId="4F0052C4" w14:textId="77777777" w:rsidR="00E56E52" w:rsidRDefault="00000000">
      <w:pPr>
        <w:spacing w:before="80" w:after="80"/>
      </w:pPr>
      <w:r>
        <w:t>Membangun dashboard interaktif berbasis Streamlit yang mengintegrasikan semua komponen sistem analisis sentimen dan rekomendasi pemasaran.</w:t>
      </w:r>
    </w:p>
    <w:p w14:paraId="5A73F7BA" w14:textId="77777777" w:rsidR="00E56E52" w:rsidRDefault="00E56E52"/>
    <w:p w14:paraId="2DF38233" w14:textId="77777777" w:rsidR="00E56E52" w:rsidRDefault="00000000">
      <w:pPr>
        <w:pStyle w:val="Heading2"/>
      </w:pPr>
      <w:r>
        <w:t>8.1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2C452F0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D69A05"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DF9432" w14:textId="77777777" w:rsidR="00E56E52" w:rsidRDefault="00000000">
            <w:r>
              <w:rPr>
                <w:b/>
                <w:bCs/>
                <w:color w:val="FFFFFF"/>
              </w:rPr>
              <w:t>Requirement</w:t>
            </w:r>
          </w:p>
        </w:tc>
      </w:tr>
      <w:tr w:rsidR="00E56E52" w14:paraId="17F22333"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2A432F" w14:textId="77777777" w:rsidR="00E56E52" w:rsidRDefault="00000000">
            <w:r>
              <w:t>FR-8.1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056E2" w14:textId="77777777" w:rsidR="00E56E52" w:rsidRDefault="00000000">
            <w:r>
              <w:t>Dashboard harus menampilkan hasil klasifikasi sentimen beserta confidence score.</w:t>
            </w:r>
          </w:p>
        </w:tc>
      </w:tr>
      <w:tr w:rsidR="00E56E52" w14:paraId="0E01F5A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222F" w14:textId="77777777" w:rsidR="00E56E52" w:rsidRDefault="00000000">
            <w:r>
              <w:t>FR-8.2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549EE" w14:textId="77777777" w:rsidR="00E56E52" w:rsidRDefault="00000000">
            <w:del w:id="26" w:author="Claude" w:date="2026-06-07T00:00:00Z">
              <w:r>
                <w:delText>Dashboard harus mendukung input berupa URL produk Shopee sebagai metode input utama, menggantikan text area, untuk pengambilan dan analisis ulasan secara otomatis.</w:delText>
              </w:r>
            </w:del>
            <w:ins w:id="27" w:author="Claude" w:date="2026-06-07T00:00:00Z">
              <w:r>
                <w:t>Dashboard harus menyediakan pemilih produk (Item Selector) yang memuat daftar produk toko sendiri dari Shopee Open Platform API sebagai metode input utama, menggantikan text area, untuk pengambilan dan analisis ulasan secara otomatis.</w:t>
              </w:r>
            </w:ins>
          </w:p>
        </w:tc>
      </w:tr>
      <w:tr w:rsidR="00E56E52" w14:paraId="19D87D0F"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A8286" w14:textId="77777777" w:rsidR="00E56E52" w:rsidRDefault="00000000">
            <w:r>
              <w:t>FR-8.3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E53FA" w14:textId="77777777" w:rsidR="00E56E52" w:rsidRDefault="00000000">
            <w:r>
              <w:t>Dashboard harus mendukung upload file CSV untuk analisis batch.</w:t>
            </w:r>
          </w:p>
        </w:tc>
      </w:tr>
      <w:tr w:rsidR="00E56E52" w14:paraId="5CEB926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256D5" w14:textId="77777777" w:rsidR="00E56E52" w:rsidRDefault="00000000">
            <w:r>
              <w:t>FR-8.4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ED91" w14:textId="77777777" w:rsidR="00E56E52" w:rsidRDefault="00000000">
            <w:r>
              <w:t>Dashboard harus menampilkan visualisasi distribusi sentimen (pie chart dan bar chart).</w:t>
            </w:r>
          </w:p>
        </w:tc>
      </w:tr>
      <w:tr w:rsidR="00E56E52" w14:paraId="503955C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5BE171" w14:textId="77777777" w:rsidR="00E56E52" w:rsidRDefault="00000000">
            <w:r>
              <w:t>FR-8.5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48118" w14:textId="77777777" w:rsidR="00E56E52" w:rsidRDefault="00000000">
            <w:r>
              <w:t>Dashboard harus menampilkan rekomendasi strategi pemasaran berbasis rule-based mapping.</w:t>
            </w:r>
          </w:p>
        </w:tc>
      </w:tr>
      <w:tr w:rsidR="00E56E52" w14:paraId="060E823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C87E3" w14:textId="77777777" w:rsidR="00E56E52" w:rsidRDefault="00000000">
            <w:r>
              <w:t>FR-8.6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5EC14" w14:textId="77777777" w:rsidR="00E56E52" w:rsidRDefault="00000000">
            <w:r>
              <w:t>Dashboard harus menampilkan word cloud untuk kata dominan per kategori sentimen.</w:t>
            </w:r>
          </w:p>
        </w:tc>
      </w:tr>
      <w:tr w:rsidR="00E56E52" w14:paraId="43154A1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A69F11" w14:textId="77777777" w:rsidR="00E56E52" w:rsidRDefault="00000000">
            <w:r>
              <w:t>FR-8.7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151A1" w14:textId="77777777" w:rsidR="00E56E52" w:rsidRDefault="00000000">
            <w:r>
              <w:t>Dashboard harus menampilkan trend sentimen dari waktu ke waktu jika data memiliki kolom date_review.</w:t>
            </w:r>
          </w:p>
        </w:tc>
      </w:tr>
      <w:tr w:rsidR="00E56E52" w14:paraId="724BB12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8C5A0" w14:textId="77777777" w:rsidR="00E56E52" w:rsidRDefault="00000000">
            <w:r>
              <w:t>FR-8.8</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26079" w14:textId="77777777" w:rsidR="00E56E52" w:rsidRDefault="00000000">
            <w:r>
              <w:t>Dashboard harus menyediakan Settings &amp; Configuration (filter kategori produk, rentang waktu, threshold adjustment).</w:t>
            </w:r>
          </w:p>
        </w:tc>
      </w:tr>
      <w:tr w:rsidR="00000001" w14:paraId="39E8831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85C5E" w14:textId="77777777" w:rsidR="00000000" w:rsidRDefault="00000000">
            <w:r>
              <w:t>FR-8.9</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C6055" w14:textId="77777777" w:rsidR="00000000" w:rsidRDefault="00000000">
            <w:del w:id="28" w:author="Claude" w:date="2026-06-07T00:00:00Z">
              <w:r>
                <w:delText>Dashboard harus menampilkan indikator status scraping yang informatif: proses berjalan, berhasil (disertai jumlah ulasan), atau gagal (disertai pesan error dan panduan fallback ke input CSV).</w:delText>
              </w:r>
            </w:del>
            <w:ins w:id="29" w:author="Claude" w:date="2026-06-07T00:00:00Z">
              <w:r>
                <w:t>Dashboard harus menampilkan indikator status pengambilan data API yang informatif: proses berjalan, berhasil (disertai jumlah ulasan), atau gagal (disertai pesan error dan panduan fallback ke input CSV).</w:t>
              </w:r>
            </w:ins>
          </w:p>
        </w:tc>
      </w:tr>
      <w:tr w:rsidR="00000001" w14:paraId="2E4EFEA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98D2E" w14:textId="77777777" w:rsidR="00000000" w:rsidRDefault="00000000">
            <w:r>
              <w:t>FR-8.10</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9DB4E" w14:textId="77777777" w:rsidR="00000000" w:rsidRDefault="00000000">
            <w:del w:id="30" w:author="Claude" w:date="2026-06-07T00:00:00Z">
              <w:r>
                <w:delText>Dashboard harus memvalidasi format URL Shopee sebelum memulai proses scraping dan menampilkan pesan error yang informatif jika URL tidak valid.</w:delText>
              </w:r>
            </w:del>
            <w:ins w:id="31" w:author="Claude" w:date="2026-06-07T00:00:00Z">
              <w:r>
                <w:t>Dashboard harus memvalidasi keberadaan dan masa berlaku access token sebelum memanggil API, serta melakukan refresh token otomatis (access token Shopee berlaku 4 jam) dan menampilkan pesan informatif jika autentikasi gagal.</w:t>
              </w:r>
            </w:ins>
          </w:p>
        </w:tc>
      </w:tr>
      <w:tr w:rsidR="00000001" w14:paraId="55F3F9B3"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C12CD" w14:textId="77777777" w:rsidR="00000000" w:rsidRDefault="00000000">
            <w:r>
              <w:t>FR-8.11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BA1CE9" w14:textId="77777777" w:rsidR="00000000" w:rsidRDefault="00000000">
            <w:del w:id="32" w:author="Claude" w:date="2026-06-07T00:00:00Z">
              <w:r>
                <w:delText>Dashboard harus menampilkan progress bar dan jumlah ulasan yang berhasil dikumpulkan selama proses scraping berlangsung.</w:delText>
              </w:r>
            </w:del>
            <w:ins w:id="33" w:author="Claude" w:date="2026-06-07T00:00:00Z">
              <w:r>
                <w:t>Dashboard harus menampilkan progress bar dan jumlah ulasan yang berhasil dikumpulkan selama proses pengambilan data API (pagination) berlangsung.</w:t>
              </w:r>
            </w:ins>
          </w:p>
        </w:tc>
      </w:tr>
      <w:tr w:rsidR="00000001" w14:paraId="33B056F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F26D1" w14:textId="77777777" w:rsidR="00000000" w:rsidRDefault="00000000">
            <w:r>
              <w:t>FR-8.12</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CAC9" w14:textId="77777777" w:rsidR="00000000" w:rsidRDefault="00000000">
            <w:del w:id="34" w:author="Claude" w:date="2026-06-07T00:00:00Z">
              <w:r>
                <w:delText>Dashboard harus membatasi jumlah ulasan yang diambil maksimal 1.000 ulasan terbaru per URL untuk menjaga performa sistem.</w:delText>
              </w:r>
            </w:del>
            <w:ins w:id="35" w:author="Claude" w:date="2026-06-07T00:00:00Z">
              <w:r>
                <w:t>Dashboard harus membatasi jumlah ulasan yang diambil maksimal 1.000 ulasan terbaru per produk untuk menjaga performa sistem.</w:t>
              </w:r>
            </w:ins>
          </w:p>
        </w:tc>
      </w:tr>
      <w:tr w:rsidR="00000001" w14:paraId="276E975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050252" w14:textId="77777777" w:rsidR="00000000" w:rsidRDefault="00000000">
            <w:r>
              <w:t>FR-8.13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36CD4B" w14:textId="77777777" w:rsidR="00000000" w:rsidRDefault="00000000">
            <w:del w:id="36" w:author="Claude" w:date="2026-06-07T00:00:00Z">
              <w:r>
                <w:delText>Dashboard harus menerapkan delay antar request (rate limiting) saat melakukan scraping untuk menghindari pemblokiran dari Shopee.</w:delText>
              </w:r>
            </w:del>
            <w:ins w:id="37" w:author="Claude" w:date="2026-06-07T00:00:00Z">
              <w:r>
                <w:t>Dashboard harus menghormati batas laju panggilan (rate limit) Shopee Open Platform API dan menangani respons error/limit dengan retry maupun jeda antar request.</w:t>
              </w:r>
            </w:ins>
          </w:p>
        </w:tc>
      </w:tr>
    </w:tbl>
    <w:p w14:paraId="58B1411E" w14:textId="77777777" w:rsidR="00E56E52" w:rsidRDefault="00E56E52"/>
    <w:p w14:paraId="231C0B8B" w14:textId="77777777" w:rsidR="00E56E52" w:rsidRDefault="00000000">
      <w:pPr>
        <w:pStyle w:val="Heading2"/>
      </w:pPr>
      <w:r>
        <w:t>8.2 Dashboard Modules (Diperbarui)</w:t>
      </w:r>
    </w:p>
    <w:p w14:paraId="05F39FB4" w14:textId="77777777" w:rsidR="00E56E52" w:rsidRDefault="00000000">
      <w:pPr>
        <w:spacing w:before="200" w:after="100"/>
      </w:pPr>
      <w:r>
        <w:rPr>
          <w:b/>
          <w:bCs/>
          <w:sz w:val="22"/>
          <w:szCs w:val="22"/>
          <w:u w:val="single"/>
        </w:rPr>
        <w:t>Module 1 — Input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60FBC97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426573"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3ADB4D" w14:textId="77777777" w:rsidR="00E56E52" w:rsidRDefault="00000000">
            <w:r>
              <w:rPr>
                <w:b/>
                <w:bCs/>
                <w:color w:val="FFFFFF"/>
              </w:rPr>
              <w:t>Deskripsi</w:t>
            </w:r>
          </w:p>
        </w:tc>
      </w:tr>
      <w:tr w:rsidR="00E56E52" w14:paraId="55AE89B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C2EA0" w14:textId="77777777" w:rsidR="00E56E52" w:rsidRDefault="00000000">
            <w:r>
              <w:t>CSV Upload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6E8A" w14:textId="77777777" w:rsidR="00E56E52" w:rsidRDefault="00000000">
            <w:r>
              <w:t>Upload file CSV berisi multiple ulasan untuk analisis batch</w:t>
            </w:r>
          </w:p>
        </w:tc>
      </w:tr>
      <w:tr w:rsidR="00E56E52" w14:paraId="5B08694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6D6D4" w14:textId="77777777" w:rsidR="00E56E52" w:rsidRDefault="00000000">
            <w:r>
              <w:t>Analyze Button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CC3B36" w14:textId="77777777" w:rsidR="00E56E52" w:rsidRDefault="00000000">
            <w:r>
              <w:t>Tombol untuk memicu proses analisis sentimen</w:t>
            </w:r>
          </w:p>
        </w:tc>
      </w:tr>
      <w:tr w:rsidR="00000001" w14:paraId="2A4E7D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C6AEA" w14:textId="77777777" w:rsidR="00000000" w:rsidRDefault="00000000">
            <w:del w:id="38" w:author="Claude" w:date="2026-06-07T00:00:00Z">
              <w:r>
                <w:lastRenderedPageBreak/>
                <w:delText>Shopee URL Input</w:delText>
              </w:r>
            </w:del>
            <w:ins w:id="39" w:author="Claude" w:date="2026-06-07T00:00:00Z">
              <w:r>
                <w:t>Product Selector</w:t>
              </w:r>
            </w:ins>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E78D7" w14:textId="77777777" w:rsidR="00000000" w:rsidRDefault="00000000">
            <w:del w:id="40" w:author="Claude" w:date="2026-06-07T00:00:00Z">
              <w:r>
                <w:delText>Field input untuk memasukkan URL produk Shopee (contoh: https://shopee.co.id/nama-produk-i.xxx.yyy)</w:delText>
              </w:r>
            </w:del>
            <w:ins w:id="41" w:author="Claude" w:date="2026-06-07T00:00:00Z">
              <w:r>
                <w:t>Dropdown/selectbox berisi daftar produk toko OmorfoShop yang dimuat otomatis dari get_item_list (Open Platform API); pengguna memilih produk yang ulasannya akan dianalisis</w:t>
              </w:r>
            </w:ins>
          </w:p>
        </w:tc>
      </w:tr>
      <w:tr w:rsidR="00000001" w14:paraId="75A9661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046A2" w14:textId="77777777" w:rsidR="00000000" w:rsidRDefault="00000000">
            <w:del w:id="42" w:author="Claude" w:date="2026-06-07T00:00:00Z">
              <w:r>
                <w:delText>Scrape Button</w:delText>
              </w:r>
            </w:del>
            <w:ins w:id="43" w:author="Claude" w:date="2026-06-07T00:00:00Z">
              <w:r>
                <w:t>Fetch Button</w:t>
              </w:r>
            </w:ins>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26E2C" w14:textId="77777777" w:rsidR="00000000" w:rsidRDefault="00000000">
            <w:del w:id="44" w:author="Claude" w:date="2026-06-07T00:00:00Z">
              <w:r>
                <w:delText>Tombol &amp;#x201C;Ambil Ulasan&amp;#x201D; untuk memicu proses dynamic scraping setelah URL diinput</w:delText>
              </w:r>
            </w:del>
            <w:ins w:id="45" w:author="Claude" w:date="2026-06-07T00:00:00Z">
              <w:r>
                <w:t>Tombol &amp;#x201C;Ambil Ulasan&amp;#x201D; untuk memicu pemanggilan get_rating (Open Platform API) setelah produk dipilih</w:t>
              </w:r>
            </w:ins>
          </w:p>
        </w:tc>
      </w:tr>
      <w:tr w:rsidR="00000001" w14:paraId="26A9C6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BE4C" w14:textId="77777777" w:rsidR="00000000" w:rsidRDefault="00000000">
            <w:r>
              <w:t>Progress Bar &amp; Counter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75521" w14:textId="77777777" w:rsidR="00000000" w:rsidRDefault="00000000">
            <w:r>
              <w:t>Indikator progres real-time yang menampilkan jumlah ulasan yang berhasil diambil (contoh: 450/1000 ulasan)</w:t>
            </w:r>
          </w:p>
        </w:tc>
      </w:tr>
      <w:tr w:rsidR="00000001" w14:paraId="4BAEE9C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DE74F" w14:textId="77777777" w:rsidR="00000000" w:rsidRDefault="00000000">
            <w:r>
              <w:t>Preview Table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F9E76" w14:textId="77777777" w:rsidR="00000000" w:rsidRDefault="00000000">
            <w:del w:id="46" w:author="Claude" w:date="2026-06-07T00:00:00Z">
              <w:r>
                <w:delText>Tampilkan 5 baris pertama ulasan hasil scraping sebelum analisis dijalankan, agar pengguna dapat memverifikasi data</w:delText>
              </w:r>
            </w:del>
            <w:ins w:id="47" w:author="Claude" w:date="2026-06-07T00:00:00Z">
              <w:r>
                <w:t>Tampilkan 5 baris pertama ulasan hasil pengambilan API sebelum analisis dijalankan, agar pengguna dapat memverifikasi data</w:t>
              </w:r>
            </w:ins>
          </w:p>
        </w:tc>
      </w:tr>
    </w:tbl>
    <w:p w14:paraId="104AAFF7" w14:textId="77777777" w:rsidR="00E56E52" w:rsidRDefault="00E56E52"/>
    <w:p w14:paraId="1C4D4D35" w14:textId="77777777" w:rsidR="00E56E52" w:rsidRDefault="00000000">
      <w:pPr>
        <w:spacing w:before="200" w:after="100"/>
      </w:pPr>
      <w:r>
        <w:rPr>
          <w:b/>
          <w:bCs/>
          <w:sz w:val="22"/>
          <w:szCs w:val="22"/>
          <w:u w:val="single"/>
        </w:rPr>
        <w:t>Module 2 — Sentiment Analysis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6F449EB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979FC0"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D87D1D" w14:textId="77777777" w:rsidR="00E56E52" w:rsidRDefault="00000000">
            <w:r>
              <w:rPr>
                <w:b/>
                <w:bCs/>
                <w:color w:val="FFFFFF"/>
              </w:rPr>
              <w:t>Deskripsi</w:t>
            </w:r>
          </w:p>
        </w:tc>
      </w:tr>
      <w:tr w:rsidR="00E56E52" w14:paraId="40743D7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ADDBA" w14:textId="77777777" w:rsidR="00E56E52" w:rsidRDefault="00000000">
            <w:r>
              <w:t>Sentiment Label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690868" w14:textId="77777777" w:rsidR="00E56E52" w:rsidRDefault="00000000">
            <w:r>
              <w:t>Label prediksi: Positif / Negatif / Netral</w:t>
            </w:r>
          </w:p>
        </w:tc>
      </w:tr>
      <w:tr w:rsidR="00E56E52" w14:paraId="29EAD2F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70D91" w14:textId="77777777" w:rsidR="00E56E52" w:rsidRDefault="00000000">
            <w:r>
              <w:t>Confidence Score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05FDE" w14:textId="77777777" w:rsidR="00E56E52" w:rsidRDefault="00000000">
            <w:r>
              <w:t>Persentase keyakinan model terhadap prediksi</w:t>
            </w:r>
          </w:p>
        </w:tc>
      </w:tr>
      <w:tr w:rsidR="00E56E52" w14:paraId="5AF83AC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B34CE" w14:textId="77777777" w:rsidR="00E56E52" w:rsidRDefault="00000000">
            <w:r>
              <w:t>Pie Chart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580BA" w14:textId="77777777" w:rsidR="00E56E52" w:rsidRDefault="00000000">
            <w:r>
              <w:t>Distribusi persentase ketiga kelas sentimen</w:t>
            </w:r>
          </w:p>
        </w:tc>
      </w:tr>
      <w:tr w:rsidR="00E56E52" w14:paraId="02C906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3007C" w14:textId="77777777" w:rsidR="00E56E52" w:rsidRDefault="00000000">
            <w:r>
              <w:t>Bar Chart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69759" w14:textId="77777777" w:rsidR="00E56E52" w:rsidRDefault="00000000">
            <w:r>
              <w:t>Perbandingan jumlah ulasan per kelas sentimen</w:t>
            </w:r>
          </w:p>
        </w:tc>
      </w:tr>
      <w:tr w:rsidR="00E56E52" w14:paraId="6704DD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670EE" w14:textId="77777777" w:rsidR="00E56E52" w:rsidRDefault="00000000">
            <w:r>
              <w:t>Trend Chart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27556C" w14:textId="77777777" w:rsidR="00E56E52" w:rsidRDefault="00000000">
            <w:r>
              <w:t>Grafik tren sentimen dari waktu ke waktu (jika ada kolom date_review)</w:t>
            </w:r>
          </w:p>
        </w:tc>
      </w:tr>
    </w:tbl>
    <w:p w14:paraId="40B1C24D" w14:textId="77777777" w:rsidR="00E56E52" w:rsidRDefault="00E56E52"/>
    <w:p w14:paraId="7E77DF28" w14:textId="77777777" w:rsidR="00E56E52" w:rsidRDefault="00000000">
      <w:pPr>
        <w:spacing w:before="200" w:after="100"/>
      </w:pPr>
      <w:r>
        <w:rPr>
          <w:b/>
          <w:bCs/>
          <w:sz w:val="22"/>
          <w:szCs w:val="22"/>
          <w:u w:val="single"/>
        </w:rPr>
        <w:t>Module 3 — Marketing Recommendation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419CB45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B903E8"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D7B737" w14:textId="77777777" w:rsidR="00E56E52" w:rsidRDefault="00000000">
            <w:r>
              <w:rPr>
                <w:b/>
                <w:bCs/>
                <w:color w:val="FFFFFF"/>
              </w:rPr>
              <w:t>Deskripsi</w:t>
            </w:r>
          </w:p>
        </w:tc>
      </w:tr>
      <w:tr w:rsidR="00E56E52" w14:paraId="6AD3081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E3A4E" w14:textId="77777777" w:rsidR="00E56E52" w:rsidRDefault="00000000">
            <w:r>
              <w:t>Kondisi Pemasaran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F82A0" w14:textId="77777777" w:rsidR="00E56E52" w:rsidRDefault="00000000">
            <w:r>
              <w:t>Tampilkan kondisi saat ini (Excellent/Good/Moderate/Poor/Mixed) beserta kriteria yang terpenuhi</w:t>
            </w:r>
          </w:p>
        </w:tc>
      </w:tr>
      <w:tr w:rsidR="00E56E52" w14:paraId="648A099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B587E" w14:textId="77777777" w:rsidR="00E56E52" w:rsidRDefault="00000000">
            <w:r>
              <w:t>Rekomendasi Strategi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E9B56" w14:textId="77777777" w:rsidR="00E56E52" w:rsidRDefault="00000000">
            <w:r>
              <w:t>Daftar strategi pemasaran spesifik berdasarkan rule-based mapping</w:t>
            </w:r>
          </w:p>
        </w:tc>
      </w:tr>
      <w:tr w:rsidR="00E56E52" w14:paraId="2AC8895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F7792" w14:textId="77777777" w:rsidR="00E56E52" w:rsidRDefault="00000000">
            <w:r>
              <w:t>Business Insight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AE3F8" w14:textId="77777777" w:rsidR="00E56E52" w:rsidRDefault="00000000">
            <w:r>
              <w:t>Interpretasi distribusi sentimen dalam bahasa yang mudah dipahami praktisi</w:t>
            </w:r>
          </w:p>
        </w:tc>
      </w:tr>
    </w:tbl>
    <w:p w14:paraId="6A48DBAA" w14:textId="77777777" w:rsidR="00E56E52" w:rsidRDefault="00E56E52"/>
    <w:p w14:paraId="081FF08A" w14:textId="77777777" w:rsidR="00E56E52" w:rsidRDefault="00000000">
      <w:pPr>
        <w:spacing w:before="200" w:after="100"/>
      </w:pPr>
      <w:r>
        <w:rPr>
          <w:b/>
          <w:bCs/>
          <w:sz w:val="22"/>
          <w:szCs w:val="22"/>
          <w:u w:val="single"/>
        </w:rPr>
        <w:t>Module 4 — 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3D61764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5B8133"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785BAA" w14:textId="77777777" w:rsidR="00E56E52" w:rsidRDefault="00000000">
            <w:r>
              <w:rPr>
                <w:b/>
                <w:bCs/>
                <w:color w:val="FFFFFF"/>
              </w:rPr>
              <w:t>Deskripsi</w:t>
            </w:r>
          </w:p>
        </w:tc>
      </w:tr>
      <w:tr w:rsidR="00E56E52" w14:paraId="4E29E9B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45764" w14:textId="77777777" w:rsidR="00E56E52" w:rsidRDefault="00000000">
            <w:r>
              <w:t>Word Cloud Positif</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974FD" w14:textId="77777777" w:rsidR="00E56E52" w:rsidRDefault="00000000">
            <w:r>
              <w:t>Kata-kata dominan dari ulasan bersentimen positif</w:t>
            </w:r>
          </w:p>
        </w:tc>
      </w:tr>
      <w:tr w:rsidR="00E56E52" w14:paraId="730CE79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3F0F" w14:textId="77777777" w:rsidR="00E56E52" w:rsidRDefault="00000000">
            <w:r>
              <w:t>Word Cloud Negatif</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B03C9" w14:textId="77777777" w:rsidR="00E56E52" w:rsidRDefault="00000000">
            <w:r>
              <w:t>Kata-kata dominan dari ulasan bersentimen negatif</w:t>
            </w:r>
          </w:p>
        </w:tc>
      </w:tr>
      <w:tr w:rsidR="00E56E52" w14:paraId="433CF50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EA20B" w14:textId="77777777" w:rsidR="00E56E52" w:rsidRDefault="00000000">
            <w:r>
              <w:t>Word Cloud Netral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3B5BC9" w14:textId="77777777" w:rsidR="00E56E52" w:rsidRDefault="00000000">
            <w:r>
              <w:t>Kata-kata dominan dari ulasan bersentimen netral</w:t>
            </w:r>
          </w:p>
        </w:tc>
      </w:tr>
      <w:tr w:rsidR="00E56E52" w14:paraId="6303A00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1D50F" w14:textId="77777777" w:rsidR="00E56E52" w:rsidRDefault="00000000">
            <w:r>
              <w:t>Distribution Chart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7520D" w14:textId="77777777" w:rsidR="00E56E52" w:rsidRDefault="00000000">
            <w:r>
              <w:t>Grafik distribusi sentimen per kategori produk</w:t>
            </w:r>
          </w:p>
        </w:tc>
      </w:tr>
    </w:tbl>
    <w:p w14:paraId="1D1E13B1" w14:textId="77777777" w:rsidR="00E56E52" w:rsidRDefault="00E56E52"/>
    <w:p w14:paraId="25E63229" w14:textId="77777777" w:rsidR="00E56E52" w:rsidRDefault="00000000">
      <w:pPr>
        <w:spacing w:before="200" w:after="100"/>
      </w:pPr>
      <w:r>
        <w:rPr>
          <w:b/>
          <w:bCs/>
          <w:sz w:val="22"/>
          <w:szCs w:val="22"/>
          <w:u w:val="single"/>
        </w:rPr>
        <w:t>Module 5 — Settings &amp; Configuration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45002AC1"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B1F25F7" w14:textId="77777777" w:rsidR="00E56E52" w:rsidRDefault="00000000">
            <w:r>
              <w:rPr>
                <w:i/>
                <w:iCs/>
              </w:rPr>
              <w:lastRenderedPageBreak/>
              <w:t>PENAMBAHAN: Module ini ada di proposal namun tidak tercantum di TRD lama. Penting untuk fleksibilitas analisis.</w:t>
            </w:r>
          </w:p>
        </w:tc>
      </w:tr>
    </w:tbl>
    <w:p w14:paraId="32750688"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001F0F8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884FC5" w14:textId="77777777" w:rsidR="00E56E52" w:rsidRDefault="00000000">
            <w:r>
              <w:rPr>
                <w:b/>
                <w:bCs/>
                <w:color w:val="FFFFFF"/>
              </w:rPr>
              <w:t>Fitur</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691387" w14:textId="77777777" w:rsidR="00E56E52" w:rsidRDefault="00000000">
            <w:r>
              <w:rPr>
                <w:b/>
                <w:bCs/>
                <w:color w:val="FFFFFF"/>
              </w:rPr>
              <w:t>Deskripsi</w:t>
            </w:r>
          </w:p>
        </w:tc>
      </w:tr>
      <w:tr w:rsidR="00E56E52" w14:paraId="1EF0DA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2FCE4" w14:textId="77777777" w:rsidR="00E56E52" w:rsidRDefault="00000000">
            <w:r>
              <w:t>Filter Kategori Produk</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CC8AAE" w14:textId="77777777" w:rsidR="00E56E52" w:rsidRDefault="00000000">
            <w:r>
              <w:t>Pilih kategori produk tertentu (misal: Pelembap, Serum Tubuh) untuk analisis yang lebih terfokus</w:t>
            </w:r>
          </w:p>
        </w:tc>
      </w:tr>
      <w:tr w:rsidR="00E56E52" w14:paraId="43D6890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C320F" w14:textId="77777777" w:rsidR="00E56E52" w:rsidRDefault="00000000">
            <w:r>
              <w:t>Filter Rentang Waktu</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18BB" w14:textId="77777777" w:rsidR="00E56E52" w:rsidRDefault="00000000">
            <w:r>
              <w:t>Pilih rentang tanggal untuk melihat distribusi sentimen pada periode tertentu</w:t>
            </w:r>
          </w:p>
        </w:tc>
      </w:tr>
      <w:tr w:rsidR="00E56E52" w14:paraId="26692A8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31215" w14:textId="77777777" w:rsidR="00E56E52" w:rsidRDefault="00000000">
            <w:r>
              <w:t>Threshold Adjustment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E968E0" w14:textId="77777777" w:rsidR="00E56E52" w:rsidRDefault="00000000">
            <w:r>
              <w:t>Sesuaikan batas keyakinan model (confidence threshold) untuk menentukan apakah ulasan perlu dikategorikan atau dianggap 'tidak yakin'</w:t>
            </w:r>
          </w:p>
        </w:tc>
      </w:tr>
    </w:tbl>
    <w:p w14:paraId="2B9125A8" w14:textId="77777777" w:rsidR="00E56E52" w:rsidRDefault="00E56E52"/>
    <w:p w14:paraId="7A5E62BD" w14:textId="77777777" w:rsidR="00000000" w:rsidRDefault="00000000">
      <w:pPr>
        <w:spacing w:before="200" w:after="100"/>
      </w:pPr>
      <w:del w:id="48" w:author="Claude" w:date="2026-06-07T00:00:00Z">
        <w:r>
          <w:rPr>
            <w:b/>
            <w:bCs/>
            <w:sz w:val="22"/>
            <w:szCs w:val="22"/>
            <w:u w:val="single"/>
          </w:rPr>
          <w:delText>Module 6 — Shopee URL Scraper (BARU)</w:delText>
        </w:r>
      </w:del>
      <w:ins w:id="49" w:author="Claude" w:date="2026-06-07T00:00:00Z">
        <w:r>
          <w:rPr>
            <w:b/>
            <w:bCs/>
            <w:sz w:val="22"/>
            <w:szCs w:val="22"/>
            <w:u w:val="single"/>
          </w:rPr>
          <w:t>Module 6 — Shopee Open Platform Connector (BARU)</w:t>
        </w:r>
      </w:ins>
    </w:p>
    <w:p w14:paraId="11FEDC28" w14:textId="77777777" w:rsidR="00000000" w:rsidRDefault="00000000">
      <w:pPr>
        <w:spacing w:before="60" w:after="60"/>
      </w:pPr>
      <w:del w:id="50" w:author="Claude" w:date="2026-06-07T00:00:00Z">
        <w:r>
          <w:rPr>
            <w:i/>
            <w:iCs/>
            <w:color w:val="C0392B"/>
          </w:rPr>
          <w:delText>PENAMBAHAN: Module baru yang memungkinkan dashboard menerima URL produk Shopee sebagai input dan melakukan dynamic scraping ulasan secara otomatis. Tetap dalam scope penelitian — tidak mengubah pipeline ML, hanya menggantikan text area dengan jalur input URL yang lebih praktis.</w:delText>
        </w:r>
      </w:del>
      <w:ins w:id="51" w:author="Claude" w:date="2026-06-07T00:00:00Z">
        <w:r>
          <w:rPr>
            <w:i/>
            <w:iCs/>
            <w:color w:val="C0392B"/>
          </w:rPr>
          <w:t>PENAMBAHAN: Module baru yang menghubungkan dashboard ke Shopee Open Platform API (REST v2.0) untuk mengambil ulasan toko sendiri secara resmi. Tetap dalam scope penelitian — tidak mengubah pipeline ML, hanya menggantikan text area dengan jalur input resmi (pilih produk → ambil ulasan) yang lebih praktis dan patuh ToS. Catatan: pendekatan ini mengikuti Model A (Self-Developed App) sehingga hanya dapat mengakses ulasan toko milik developer/seller sendiri (OmorfoShop).</w:t>
        </w:r>
      </w:ins>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00001" w14:paraId="0FE1A6D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50A8CB" w14:textId="77777777" w:rsidR="00000000"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6871C7" w14:textId="77777777" w:rsidR="00000000" w:rsidRDefault="00000000">
            <w:r>
              <w:rPr>
                <w:b/>
                <w:bCs/>
                <w:color w:val="FFFFFF"/>
              </w:rPr>
              <w:t>Deskripsi &amp; Spesifikasi Implementasi</w:t>
            </w:r>
          </w:p>
        </w:tc>
      </w:tr>
      <w:tr w:rsidR="00000001" w14:paraId="0881F7C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ABE94" w14:textId="77777777" w:rsidR="00000000" w:rsidRDefault="00000000">
            <w:del w:id="52" w:author="Claude" w:date="2026-06-07T00:00:00Z">
              <w:r>
                <w:delText>URL Parser</w:delText>
              </w:r>
            </w:del>
            <w:ins w:id="53" w:author="Claude" w:date="2026-06-07T00:00:00Z">
              <w:r>
                <w:t>OAuth2 Authenticator</w:t>
              </w:r>
            </w:ins>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E1540" w14:textId="77777777" w:rsidR="00000000" w:rsidRDefault="00000000">
            <w:del w:id="54" w:author="Claude" w:date="2026-06-07T00:00:00Z">
              <w:r>
                <w:delText>Ekstrak shop_id dan item_id dari URL Shopee menggunakan regex: r'i\.(\d+)\.(\d+)'. Validasi format URL sebelum scraping dimulai.</w:delText>
              </w:r>
            </w:del>
            <w:ins w:id="55" w:author="Claude" w:date="2026-06-07T00:00:00Z">
              <w:r>
                <w:t>Lakukan autentikasi OAuth2 ke Shopee Open Platform untuk memperoleh access token (berlaku 4 jam) dan refresh token. Tangani refresh token otomatis sebelum token kedaluwarsa. Simpan token di st.session_state.</w:t>
              </w:r>
            </w:ins>
          </w:p>
        </w:tc>
      </w:tr>
      <w:tr w:rsidR="00000001" w14:paraId="162C97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DB6B" w14:textId="77777777" w:rsidR="00000000" w:rsidRDefault="00000000">
            <w:del w:id="56" w:author="Claude" w:date="2026-06-07T00:00:00Z">
              <w:r>
                <w:delText>HTTP Requester</w:delText>
              </w:r>
            </w:del>
            <w:ins w:id="57" w:author="Claude" w:date="2026-06-07T00:00:00Z">
              <w:r>
                <w:t>API Client (get_item_list + get_rating)</w:t>
              </w:r>
            </w:ins>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8C4F" w14:textId="77777777" w:rsidR="00000000" w:rsidRDefault="00000000">
            <w:del w:id="58" w:author="Claude" w:date="2026-06-07T00:00:00Z">
              <w:r>
                <w:delText>Gunakan library requests (stdlib) untuk memanggil Shopee ratings API endpoint. Tambahkan custom User-Agent dan Referer header untuk menghindari pemblokiran.</w:delText>
              </w:r>
            </w:del>
            <w:ins w:id="59" w:author="Claude" w:date="2026-06-07T00:00:00Z">
              <w:r>
                <w:t>Gunakan library requests untuk memanggil endpoint resmi Open Platform: /api/v2/product/get_item_list (daftar produk toko) dan /api/v2/product/get_rating (ulasan). Setiap request menyertakan partner_id, shop_id, access_token, timestamp, dan signature (HMAC-SHA256) sesuai spesifikasi API.</w:t>
              </w:r>
            </w:ins>
          </w:p>
        </w:tc>
      </w:tr>
      <w:tr w:rsidR="00000001" w14:paraId="2E51A6A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AC9B3" w14:textId="77777777" w:rsidR="00000000" w:rsidRDefault="00000000">
            <w:r>
              <w:t>Pagination Handler</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08AFEA" w14:textId="77777777" w:rsidR="00000000" w:rsidRDefault="00000000">
            <w:del w:id="60" w:author="Claude" w:date="2026-06-07T00:00:00Z">
              <w:r>
                <w:delText>Loop otomatis menggunakan parameter offset (bertambah 50 per iterasi) hingga total ulasan = 1.000 atau tidak ada ulasan tersisa. Max offset: 20 halaman.</w:delText>
              </w:r>
            </w:del>
            <w:ins w:id="61" w:author="Claude" w:date="2026-06-07T00:00:00Z">
              <w:r>
                <w:t>Loop otomatis pada get_rating menggunakan parameter offset dan page_size (maks. 50 per request, sesuai batas API) hingga total ulasan = 1.000 atau field has_next_page bernilai false. Maks. 20 iterasi.</w:t>
              </w:r>
            </w:ins>
          </w:p>
        </w:tc>
      </w:tr>
      <w:tr w:rsidR="00000001" w14:paraId="5367F7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5906" w14:textId="77777777" w:rsidR="00000000" w:rsidRDefault="00000000">
            <w:del w:id="62" w:author="Claude" w:date="2026-06-07T00:00:00Z">
              <w:r>
                <w:delText>Rate Limiter</w:delText>
              </w:r>
            </w:del>
            <w:ins w:id="63" w:author="Claude" w:date="2026-06-07T00:00:00Z">
              <w:r>
                <w:t>Rate &amp; Quota Manager</w:t>
              </w:r>
            </w:ins>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7FFAA" w14:textId="77777777" w:rsidR="00000000" w:rsidRDefault="00000000">
            <w:del w:id="64" w:author="Claude" w:date="2026-06-07T00:00:00Z">
              <w:r>
                <w:delText>Terapkan time.sleep(1.5) antar setiap request halaman untuk menghormati server Shopee dan meminimalkan risiko pemblokiran IP.</w:delText>
              </w:r>
            </w:del>
            <w:ins w:id="65" w:author="Claude" w:date="2026-06-07T00:00:00Z">
              <w:r>
                <w:t>Hormati batas laju panggilan resmi Open Platform API dengan jeda singkat antar request dan retry (exponential backoff) bila menerima respons error/limit, sehingga kuota API tidak terlampaui.</w:t>
              </w:r>
            </w:ins>
          </w:p>
        </w:tc>
      </w:tr>
      <w:tr w:rsidR="00000001" w14:paraId="3CF2B69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8DBF6" w14:textId="77777777" w:rsidR="00000000" w:rsidRDefault="00000000">
            <w:r>
              <w:t>Data Normalizer</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B42E8" w14:textId="77777777" w:rsidR="00000000" w:rsidRDefault="00000000">
            <w:del w:id="66" w:author="Claude" w:date="2026-06-07T00:00:00Z">
              <w:r>
                <w:delText>Konversi hasil JSON Shopee ke format DataFrame (review_text, rating, date_review) yang kompatibel dengan pipeline inference yang sudah ada.</w:delText>
              </w:r>
            </w:del>
            <w:ins w:id="67" w:author="Claude" w:date="2026-06-07T00:00:00Z">
              <w:r>
                <w:t>Konversi respons JSON get_rating (field comment, rating_star, ctime, dll.) ke format DataFrame (review_text, rating, date_review) yang kompatibel dengan pipeline inference yang sudah ada.</w:t>
              </w:r>
            </w:ins>
          </w:p>
        </w:tc>
      </w:tr>
      <w:tr w:rsidR="00000001" w14:paraId="21A2EE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9A4C" w14:textId="77777777" w:rsidR="00000000" w:rsidRDefault="00000000">
            <w:r>
              <w:t>Error Handler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39B7" w14:textId="77777777" w:rsidR="00000000" w:rsidRDefault="00000000">
            <w:del w:id="68" w:author="Claude" w:date="2026-06-07T00:00:00Z">
              <w:r>
                <w:delText>Tangkap exception (timeout, HTTP error, JSON parse error) dan tampilkan pesan error yang informatif kepada pengguna di dashboard.</w:delText>
              </w:r>
            </w:del>
            <w:ins w:id="69" w:author="Claude" w:date="2026-06-07T00:00:00Z">
              <w:r>
                <w:t>Tangkap error API (token kedaluwarsa/invalid, error signature, rate limit, timeout, JSON parse error) berdasarkan field error/message pada respons, dan tampilkan pesan informatif beserta panduan fallback ke input CSV.</w:t>
              </w:r>
            </w:ins>
          </w:p>
        </w:tc>
      </w:tr>
    </w:tbl>
    <w:p w14:paraId="02AD6031" w14:textId="77777777" w:rsidR="00000000" w:rsidRDefault="00000000"/>
    <w:p w14:paraId="504FECA0" w14:textId="77777777" w:rsidR="00E56E52" w:rsidRDefault="00000000">
      <w:pPr>
        <w:pStyle w:val="Heading2"/>
      </w:pPr>
      <w:r>
        <w:t>8.3 UI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E56E52" w14:paraId="435D15B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359224" w14:textId="77777777" w:rsidR="00E56E52" w:rsidRDefault="00000000">
            <w:r>
              <w:rPr>
                <w:b/>
                <w:bCs/>
                <w:color w:val="FFFFFF"/>
              </w:rPr>
              <w:lastRenderedPageBreak/>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343BA8" w14:textId="77777777" w:rsidR="00E56E52" w:rsidRDefault="00000000">
            <w:r>
              <w:rPr>
                <w:b/>
                <w:bCs/>
                <w:color w:val="FFFFFF"/>
              </w:rPr>
              <w:t>Target</w:t>
            </w:r>
          </w:p>
        </w:tc>
        <w:tc>
          <w:tcPr>
            <w:tcW w:w="4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E167EF" w14:textId="77777777" w:rsidR="00E56E52" w:rsidRDefault="00000000">
            <w:r>
              <w:rPr>
                <w:b/>
                <w:bCs/>
                <w:color w:val="FFFFFF"/>
              </w:rPr>
              <w:t>Keterangan</w:t>
            </w:r>
          </w:p>
        </w:tc>
      </w:tr>
      <w:tr w:rsidR="00E56E52" w14:paraId="13EB3B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7CC4C" w14:textId="77777777" w:rsidR="00E56E52" w:rsidRDefault="00000000">
            <w:r>
              <w:t>Responsive UI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57B3D" w14:textId="77777777" w:rsidR="00E56E52" w:rsidRDefault="00000000">
            <w:r>
              <w:t>Desktop-friendly</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55C820" w14:textId="77777777" w:rsidR="00E56E52" w:rsidRDefault="00000000">
            <w:r>
              <w:t>Dioptimalkan untuk layar desktop (1280px+); Streamlit default responsif</w:t>
            </w:r>
          </w:p>
        </w:tc>
      </w:tr>
      <w:tr w:rsidR="00E56E52" w14:paraId="0C53BA2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41E4B" w14:textId="77777777" w:rsidR="00E56E52" w:rsidRDefault="00000000">
            <w:r>
              <w:t>Loading Time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0601" w14:textId="77777777" w:rsidR="00E56E52" w:rsidRDefault="00000000">
            <w:r>
              <w:t>&lt; 5 detik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21745" w14:textId="77777777" w:rsidR="00E56E52" w:rsidRDefault="00000000">
            <w:r>
              <w:t>Perlu session state agar model tidak di-load ulang setiap interaksi</w:t>
            </w:r>
          </w:p>
        </w:tc>
      </w:tr>
      <w:tr w:rsidR="00E56E52" w14:paraId="787B08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18A52A" w14:textId="77777777" w:rsidR="00E56E52" w:rsidRDefault="00000000">
            <w:r>
              <w:t>Model Loading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4E491" w14:textId="77777777" w:rsidR="00E56E52" w:rsidRDefault="00000000">
            <w:r>
              <w:t>Session State</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1843D" w14:textId="77777777" w:rsidR="00E56E52" w:rsidRDefault="00000000">
            <w:r>
              <w:t>Gunakan st.session_state untuk cache model agar inferensi cepat</w:t>
            </w:r>
          </w:p>
        </w:tc>
      </w:tr>
      <w:tr w:rsidR="00E56E52" w14:paraId="04A45AF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C946F" w14:textId="77777777" w:rsidR="00E56E52" w:rsidRDefault="00000000">
            <w:r>
              <w:t>Real-time Update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72D95" w14:textId="77777777" w:rsidR="00E56E52" w:rsidRDefault="00000000">
            <w:r>
              <w:t>Ya</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C7D02" w14:textId="77777777" w:rsidR="00E56E52" w:rsidRDefault="00000000">
            <w:r>
              <w:t>Hasil analisis diperbarui secara real-time setelah tombol Analyze ditekan</w:t>
            </w:r>
          </w:p>
        </w:tc>
      </w:tr>
      <w:tr w:rsidR="00E56E52" w14:paraId="460246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429A23" w14:textId="77777777" w:rsidR="00E56E52" w:rsidRDefault="00000000">
            <w:r>
              <w:t>User-friendly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FF37B" w14:textId="77777777" w:rsidR="00E56E52" w:rsidRDefault="00000000">
            <w:r>
              <w:t>Navigasi Sidebar</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C6318" w14:textId="77777777" w:rsidR="00E56E52" w:rsidRDefault="00000000">
            <w:r>
              <w:t>Gunakan st.sidebar untuk navigasi antar module</w:t>
            </w:r>
          </w:p>
        </w:tc>
      </w:tr>
    </w:tbl>
    <w:p w14:paraId="6045E1EB" w14:textId="77777777" w:rsidR="00E56E52" w:rsidRDefault="00E56E52"/>
    <w:p w14:paraId="73F8F0F9" w14:textId="77777777" w:rsidR="00E56E52" w:rsidRDefault="00000000">
      <w:pPr>
        <w:pStyle w:val="Heading2"/>
      </w:pPr>
      <w:r>
        <w:t>8.4 Deliverables Checkpoint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73FC907A"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418348"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5640B0" w14:textId="77777777" w:rsidR="00E56E52" w:rsidRDefault="00000000">
            <w:r>
              <w:rPr>
                <w:b/>
                <w:bCs/>
                <w:color w:val="FFFFFF"/>
              </w:rPr>
              <w:t>Status Target</w:t>
            </w:r>
          </w:p>
        </w:tc>
      </w:tr>
      <w:tr w:rsidR="00E56E52" w14:paraId="7399E1CB"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3F91C8" w14:textId="77777777" w:rsidR="00E56E52" w:rsidRDefault="00000000">
            <w:r>
              <w:t>Dashboard selesai dengan 6 module terimplementasi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86A12" w14:textId="77777777" w:rsidR="00E56E52" w:rsidRDefault="00000000">
            <w:r>
              <w:t>✓</w:t>
            </w:r>
          </w:p>
        </w:tc>
      </w:tr>
      <w:tr w:rsidR="00E56E52" w14:paraId="2F02C2CC"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81DDB" w14:textId="77777777" w:rsidR="00E56E52" w:rsidRDefault="00000000">
            <w:r>
              <w:t>Module Input Interface berjalan (Shopee URL &amp; CSV)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E572B" w14:textId="77777777" w:rsidR="00E56E52" w:rsidRDefault="00000000">
            <w:r>
              <w:t>✓</w:t>
            </w:r>
          </w:p>
        </w:tc>
      </w:tr>
      <w:tr w:rsidR="00E56E52" w14:paraId="5EA4CB63"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7CC1A" w14:textId="77777777" w:rsidR="00E56E52" w:rsidRDefault="00000000">
            <w:r>
              <w:t>Visualisasi distribusi sentimen berjalan (pie, bar, trend)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DB992" w14:textId="77777777" w:rsidR="00E56E52" w:rsidRDefault="00000000">
            <w:r>
              <w:t>✓</w:t>
            </w:r>
          </w:p>
        </w:tc>
      </w:tr>
      <w:tr w:rsidR="00E56E52" w14:paraId="07142067"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B7B64" w14:textId="77777777" w:rsidR="00E56E52" w:rsidRDefault="00000000">
            <w:r>
              <w:t>Word cloud per kelas sentimen berjalan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990C9" w14:textId="77777777" w:rsidR="00E56E52" w:rsidRDefault="00000000">
            <w:r>
              <w:t>✓</w:t>
            </w:r>
          </w:p>
        </w:tc>
      </w:tr>
      <w:tr w:rsidR="00E56E52" w14:paraId="3D00E599"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BB76F" w14:textId="77777777" w:rsidR="00E56E52" w:rsidRDefault="00000000">
            <w:r>
              <w:t>Recommendation panel dengan 5 kondisi pemasaran berjalan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8DF06" w14:textId="77777777" w:rsidR="00E56E52" w:rsidRDefault="00000000">
            <w:r>
              <w:t>✓</w:t>
            </w:r>
          </w:p>
        </w:tc>
      </w:tr>
      <w:tr w:rsidR="00E56E52" w14:paraId="01E1BD39"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FCD7" w14:textId="77777777" w:rsidR="00E56E52" w:rsidRDefault="00000000">
            <w:r>
              <w:t>Module Settings &amp; Configuration berjalan (filter &amp; 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4B147" w14:textId="77777777" w:rsidR="00E56E52" w:rsidRDefault="00000000">
            <w:r>
              <w:t>✓</w:t>
            </w:r>
          </w:p>
        </w:tc>
      </w:tr>
      <w:tr w:rsidR="00E56E52" w14:paraId="130EC37A"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4F1AC" w14:textId="77777777" w:rsidR="00E56E52" w:rsidRDefault="00000000">
            <w:r>
              <w:t>Model loading menggunakan session state (performa optimal)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835A5" w14:textId="77777777" w:rsidR="00E56E52" w:rsidRDefault="00000000">
            <w:r>
              <w:t>✓</w:t>
            </w:r>
          </w:p>
        </w:tc>
      </w:tr>
      <w:tr w:rsidR="00000001" w14:paraId="12AF44AC" w14:textId="77777777">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DCC34" w14:textId="77777777" w:rsidR="00000000" w:rsidRDefault="00000000">
            <w:del w:id="70" w:author="Claude" w:date="2026-06-07T00:00:00Z">
              <w:r>
                <w:delText>Module Shopee URL Scraper berjalan (validasi URL, scraping, progress bar)</w:delText>
              </w:r>
            </w:del>
            <w:ins w:id="71" w:author="Claude" w:date="2026-06-07T00:00:00Z">
              <w:r>
                <w:t>Module Shopee Open Platform Connector berjalan (OAuth2, pemilihan produk, progress bar)</w:t>
              </w:r>
            </w:ins>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FB929" w14:textId="77777777" w:rsidR="00000000" w:rsidRDefault="00000000">
            <w:r>
              <w:t>✓</w:t>
            </w:r>
          </w:p>
        </w:tc>
      </w:tr>
      <w:tr w:rsidR="00000001" w14:paraId="7156EC18"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A27BD" w14:textId="77777777" w:rsidR="00000000" w:rsidRDefault="00000000">
            <w:del w:id="72" w:author="Claude" w:date="2026-06-07T00:00:00Z">
              <w:r>
                <w:delText>Dynamic scraping berhasil mengambil ulasan dari URL Shopee (maks. 1.000 ulasan terbaru)</w:delText>
              </w:r>
            </w:del>
            <w:ins w:id="73" w:author="Claude" w:date="2026-06-07T00:00:00Z">
              <w:r>
                <w:t>Pengambilan ulasan via Open Platform API (get_rating) berhasil untuk produk terpilih (maks. 1.000 ulasan terbaru)</w:t>
              </w:r>
            </w:ins>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372C5" w14:textId="77777777" w:rsidR="00000000" w:rsidRDefault="00000000">
            <w:r>
              <w:t>✓</w:t>
            </w:r>
          </w:p>
        </w:tc>
      </w:tr>
      <w:tr w:rsidR="00000001" w14:paraId="0E852C2B" w14:textId="77777777">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C50BA" w14:textId="77777777" w:rsidR="00000000" w:rsidRDefault="00000000">
            <w:del w:id="74" w:author="Claude" w:date="2026-06-07T00:00:00Z">
              <w:r>
                <w:delText>Rate limiting dan error handling URL Scraper terimplementasi</w:delText>
              </w:r>
            </w:del>
            <w:ins w:id="75" w:author="Claude" w:date="2026-06-07T00:00:00Z">
              <w:r>
                <w:t>Auto token refresh, rate/quota handling, dan error handling API Connector terimplementasi</w:t>
              </w:r>
            </w:ins>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1BABA" w14:textId="77777777" w:rsidR="00000000" w:rsidRDefault="00000000">
            <w:r>
              <w:t>✓</w:t>
            </w:r>
          </w:p>
        </w:tc>
      </w:tr>
    </w:tbl>
    <w:p w14:paraId="25FC22BF" w14:textId="77777777" w:rsidR="00E56E52" w:rsidRDefault="00000000">
      <w:r>
        <w:br w:type="page"/>
      </w:r>
    </w:p>
    <w:p w14:paraId="54CDCAE8" w14:textId="77777777" w:rsidR="00E56E52" w:rsidRDefault="00000000">
      <w:pPr>
        <w:pStyle w:val="Heading1"/>
      </w:pPr>
      <w:r>
        <w:lastRenderedPageBreak/>
        <w:t>FASE 9 — TESTING &amp; VALIDATION</w:t>
      </w:r>
    </w:p>
    <w:p w14:paraId="75EE1818" w14:textId="77777777" w:rsidR="00E56E52" w:rsidRDefault="00000000">
      <w:pPr>
        <w:spacing w:before="80" w:after="80"/>
      </w:pPr>
      <w:r>
        <w:rPr>
          <w:b/>
          <w:bCs/>
          <w:color w:val="2E75B6"/>
        </w:rPr>
        <w:t>(Checkpoint 9)</w:t>
      </w:r>
    </w:p>
    <w:p w14:paraId="4A1F4D8D" w14:textId="77777777" w:rsidR="00E56E52" w:rsidRDefault="00000000">
      <w:pPr>
        <w:spacing w:before="80" w:after="80"/>
      </w:pPr>
      <w:r>
        <w:t>Melakukan pengujian sistem secara menyeluruh dan validasi oleh praktisi e-commerce untuk memastikan relevansi dan kelayakan implementasi.</w:t>
      </w:r>
    </w:p>
    <w:p w14:paraId="2DEEE561" w14:textId="77777777" w:rsidR="00E56E52" w:rsidRDefault="00E56E52"/>
    <w:p w14:paraId="40E274D5" w14:textId="77777777" w:rsidR="00E56E52" w:rsidRDefault="00000000">
      <w:pPr>
        <w:pStyle w:val="Heading2"/>
      </w:pPr>
      <w:r>
        <w:t>9.1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3B771B7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A8EADE"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47182C" w14:textId="77777777" w:rsidR="00E56E52" w:rsidRDefault="00000000">
            <w:r>
              <w:rPr>
                <w:b/>
                <w:bCs/>
                <w:color w:val="FFFFFF"/>
              </w:rPr>
              <w:t>Requirement</w:t>
            </w:r>
          </w:p>
        </w:tc>
      </w:tr>
      <w:tr w:rsidR="00E56E52" w14:paraId="7BDABDC9"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46E27" w14:textId="77777777" w:rsidR="00E56E52" w:rsidRDefault="00000000">
            <w:r>
              <w:t>FR-9.1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2BF89" w14:textId="77777777" w:rsidR="00E56E52" w:rsidRDefault="00000000">
            <w:r>
              <w:t>Sistem harus lolos unit testing pada setiap fungsi/module (preprocessing, inference, rule-based, dashboard).</w:t>
            </w:r>
          </w:p>
        </w:tc>
      </w:tr>
      <w:tr w:rsidR="00E56E52" w14:paraId="5B8350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FD21E" w14:textId="77777777" w:rsidR="00E56E52" w:rsidRDefault="00000000">
            <w:r>
              <w:t>FR-9.2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C7363" w14:textId="77777777" w:rsidR="00E56E52" w:rsidRDefault="00000000">
            <w:r>
              <w:t>Sistem harus lolos integration testing untuk memastikan aliran data antar module berjalan dengan benar.</w:t>
            </w:r>
          </w:p>
        </w:tc>
      </w:tr>
      <w:tr w:rsidR="00E56E52" w14:paraId="3F3B84C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3715E" w14:textId="77777777" w:rsidR="00E56E52" w:rsidRDefault="00000000">
            <w:r>
              <w:t>FR-9.3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11125" w14:textId="77777777" w:rsidR="00E56E52" w:rsidRDefault="00000000">
            <w:r>
              <w:t>Sistem harus lolos UI testing / usability testing pada pengguna nyata (non-teknis).</w:t>
            </w:r>
          </w:p>
        </w:tc>
      </w:tr>
      <w:tr w:rsidR="00E56E52" w14:paraId="3C4EF28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23D1B" w14:textId="77777777" w:rsidR="00E56E52" w:rsidRDefault="00000000">
            <w:r>
              <w:t>FR-9.4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F1B15" w14:textId="77777777" w:rsidR="00E56E52" w:rsidRDefault="00000000">
            <w:r>
              <w:t>Sistem harus menjalani expert validation oleh 1–2 praktisi e-commerce (seller OmorfoShop).</w:t>
            </w:r>
          </w:p>
        </w:tc>
      </w:tr>
    </w:tbl>
    <w:p w14:paraId="3BBA450F" w14:textId="77777777" w:rsidR="00E56E52" w:rsidRDefault="00E56E52"/>
    <w:p w14:paraId="73F83680" w14:textId="77777777" w:rsidR="00E56E52" w:rsidRDefault="00000000">
      <w:pPr>
        <w:pStyle w:val="Heading2"/>
      </w:pPr>
      <w:r>
        <w:t>9.2 Testing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56E52" w14:paraId="2BE2262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4FB57A" w14:textId="77777777" w:rsidR="00E56E52" w:rsidRDefault="00000000">
            <w:r>
              <w:rPr>
                <w:b/>
                <w:bCs/>
                <w:color w:val="FFFFFF"/>
              </w:rPr>
              <w:t>Jenis Testing</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F1CF3A" w14:textId="77777777" w:rsidR="00E56E52" w:rsidRDefault="00000000">
            <w:r>
              <w:rPr>
                <w:b/>
                <w:bCs/>
                <w:color w:val="FFFFFF"/>
              </w:rPr>
              <w:t>Fokus</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7CFF7" w14:textId="77777777" w:rsidR="00E56E52" w:rsidRDefault="00000000">
            <w:r>
              <w:rPr>
                <w:b/>
                <w:bCs/>
                <w:color w:val="FFFFFF"/>
              </w:rPr>
              <w:t>Tools/Metode</w:t>
            </w:r>
          </w:p>
        </w:tc>
      </w:tr>
      <w:tr w:rsidR="00E56E52" w14:paraId="68C0DE2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DE5D78" w14:textId="77777777" w:rsidR="00E56E52" w:rsidRDefault="00000000">
            <w:r>
              <w:t>Unit Testing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B47A04" w14:textId="77777777" w:rsidR="00E56E52" w:rsidRDefault="00000000">
            <w:r>
              <w:t>Setiap fungsi individual (preprocessing, inference, rule-engine)</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9D8DA" w14:textId="77777777" w:rsidR="00E56E52" w:rsidRDefault="00000000">
            <w:r>
              <w:t>pytest atau pengujian manual per fungsi</w:t>
            </w:r>
          </w:p>
        </w:tc>
      </w:tr>
      <w:tr w:rsidR="00E56E52" w14:paraId="1E76E60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7C939" w14:textId="77777777" w:rsidR="00E56E52" w:rsidRDefault="00000000">
            <w:r>
              <w:t>Integration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F72FE" w14:textId="77777777" w:rsidR="00E56E52" w:rsidRDefault="00000000">
            <w:r>
              <w:t>Aliran data antar module (preprocessing → model → recommendation → dashboard)</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213C" w14:textId="77777777" w:rsidR="00E56E52" w:rsidRDefault="00000000">
            <w:r>
              <w:t>End-to-end workflow test</w:t>
            </w:r>
          </w:p>
        </w:tc>
      </w:tr>
      <w:tr w:rsidR="00E56E52" w14:paraId="7E88AA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6324E2" w14:textId="77777777" w:rsidR="00E56E52" w:rsidRDefault="00000000">
            <w:r>
              <w:t>UI Testing / Usability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ACE7D" w14:textId="77777777" w:rsidR="00E56E52" w:rsidRDefault="00000000">
            <w:r>
              <w:t>Kemudahan penggunaan dashboard oleh pengguna non-teknis</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069D4" w14:textId="77777777" w:rsidR="00E56E52" w:rsidRDefault="00000000">
            <w:r>
              <w:t>Observasi langsung pada pengguna nyata</w:t>
            </w:r>
          </w:p>
        </w:tc>
      </w:tr>
      <w:tr w:rsidR="00E56E52" w14:paraId="74981BD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D2633" w14:textId="77777777" w:rsidR="00E56E52" w:rsidRDefault="00000000">
            <w:r>
              <w:t>Model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F6026" w14:textId="77777777" w:rsidR="00E56E52" w:rsidRDefault="00000000">
            <w:r>
              <w:t>Akurasi model pada test set dan dataset OmorfoShop</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861AD" w14:textId="77777777" w:rsidR="00E56E52" w:rsidRDefault="00000000">
            <w:r>
              <w:t>Metrik evaluasi (accuracy, F1 macro)</w:t>
            </w:r>
          </w:p>
        </w:tc>
      </w:tr>
    </w:tbl>
    <w:p w14:paraId="0A6FDF0C" w14:textId="77777777" w:rsidR="00E56E52" w:rsidRDefault="00E56E52"/>
    <w:p w14:paraId="00CC72CE" w14:textId="77777777" w:rsidR="00E56E52" w:rsidRDefault="00000000">
      <w:pPr>
        <w:pStyle w:val="Heading2"/>
      </w:pPr>
      <w:r>
        <w:t>9.3 Expert Validation Instrument</w:t>
      </w:r>
    </w:p>
    <w:p w14:paraId="3E5CF917" w14:textId="77777777" w:rsidR="00E56E52" w:rsidRDefault="00000000">
      <w:pPr>
        <w:spacing w:before="80" w:after="80"/>
      </w:pPr>
      <w:r>
        <w:t>Validasi praktisi dilakukan menggunakan kuesioner terstruktur dengan skala Likert 1–5 (1 = Sangat Tidak Setuju, 5 = Sangat Setuju) pada 4 aspek utama:</w:t>
      </w:r>
    </w:p>
    <w:p w14:paraId="0FCCC04D"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26"/>
      </w:tblGrid>
      <w:tr w:rsidR="00E56E52" w14:paraId="008AFD1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F9F9DA" w14:textId="77777777" w:rsidR="00E56E52" w:rsidRDefault="00000000">
            <w:r>
              <w:rPr>
                <w:b/>
                <w:bCs/>
                <w:color w:val="FFFFFF"/>
              </w:rPr>
              <w:t>Aspek Validasi</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F2FCA8" w14:textId="77777777" w:rsidR="00E56E52" w:rsidRDefault="00000000">
            <w:r>
              <w:rPr>
                <w:b/>
                <w:bCs/>
                <w:color w:val="FFFFFF"/>
              </w:rPr>
              <w:t>Item Kuesioner</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D3986A" w14:textId="77777777" w:rsidR="00E56E52" w:rsidRDefault="00000000">
            <w:r>
              <w:rPr>
                <w:b/>
                <w:bCs/>
                <w:color w:val="FFFFFF"/>
              </w:rPr>
              <w:t>Jumlah Item</w:t>
            </w:r>
          </w:p>
        </w:tc>
      </w:tr>
      <w:tr w:rsidR="00E56E52" w14:paraId="12F2B49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D1CDF" w14:textId="77777777" w:rsidR="00E56E52" w:rsidRDefault="00000000">
            <w:r>
              <w:t>Hasil Analisis Sentimen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980F6" w14:textId="77777777" w:rsidR="00E56E52" w:rsidRDefault="00000000">
            <w:r>
              <w:t>Kesesuaian hasil klasifikasi, realisme distribusi, relevansi word cloud</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53C99" w14:textId="77777777" w:rsidR="00E56E52" w:rsidRDefault="00000000">
            <w:r>
              <w:t>3 item</w:t>
            </w:r>
          </w:p>
        </w:tc>
      </w:tr>
      <w:tr w:rsidR="00E56E52" w14:paraId="741C6E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7CEC5" w14:textId="77777777" w:rsidR="00E56E52" w:rsidRDefault="00000000">
            <w:r>
              <w:t>Rule-Based Mapping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405FA" w14:textId="77777777" w:rsidR="00E56E52" w:rsidRDefault="00000000">
            <w:r>
              <w:t>Kemudahan pemahaman threshold, kesesuaian kategori dengan realita, transparansi sistem</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61A51" w14:textId="77777777" w:rsidR="00E56E52" w:rsidRDefault="00000000">
            <w:r>
              <w:t>3 item</w:t>
            </w:r>
          </w:p>
        </w:tc>
      </w:tr>
      <w:tr w:rsidR="00E56E52" w14:paraId="06B01E8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13649" w14:textId="77777777" w:rsidR="00E56E52" w:rsidRDefault="00000000">
            <w:r>
              <w:lastRenderedPageBreak/>
              <w:t>Rekomendasi Strategi Pemasaran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1C381B" w14:textId="77777777" w:rsidR="00E56E52" w:rsidRDefault="00000000">
            <w:r>
              <w:t>Relevansi, kemampuan implementasi, potensi dampak bisnis, kerealistisan sumber daya</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A13662" w14:textId="77777777" w:rsidR="00E56E52" w:rsidRDefault="00000000">
            <w:r>
              <w:t>4 item</w:t>
            </w:r>
          </w:p>
        </w:tc>
      </w:tr>
      <w:tr w:rsidR="00E56E52" w14:paraId="1FDEDC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FDB1D" w14:textId="77777777" w:rsidR="00E56E52" w:rsidRDefault="00000000">
            <w:r>
              <w:t>Kesesuaian Konteks Pasar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5B89D" w14:textId="77777777" w:rsidR="00E56E52" w:rsidRDefault="00000000">
            <w:r>
              <w:t>Kesesuaian dengan dinamika e-commerce, keselarasan dengan perilaku pelanggan kecantikan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800AD" w14:textId="77777777" w:rsidR="00E56E52" w:rsidRDefault="00000000">
            <w:r>
              <w:t>2 item</w:t>
            </w:r>
          </w:p>
        </w:tc>
      </w:tr>
      <w:tr w:rsidR="00E56E52" w14:paraId="4AB946C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C71C1" w14:textId="77777777" w:rsidR="00E56E52" w:rsidRDefault="00000000">
            <w:r>
              <w:t>Pertanyaan Terbuka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4D832" w14:textId="77777777" w:rsidR="00E56E52" w:rsidRDefault="00000000">
            <w:r>
              <w:t>Strategi paling relevan, strategi yang kurang sesuai, saran pengembangan, potensi monitoring berkala</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6E342" w14:textId="77777777" w:rsidR="00E56E52" w:rsidRDefault="00000000">
            <w:r>
              <w:t>4 pertanyaan</w:t>
            </w:r>
          </w:p>
        </w:tc>
      </w:tr>
    </w:tbl>
    <w:p w14:paraId="40DDE8A2" w14:textId="77777777" w:rsidR="00E56E52" w:rsidRDefault="00E56E52"/>
    <w:p w14:paraId="1C32779B" w14:textId="77777777" w:rsidR="00E56E52" w:rsidRDefault="00000000">
      <w:pPr>
        <w:pStyle w:val="Heading2"/>
      </w:pPr>
      <w:r>
        <w:t>9.4 Deliverables Checkpoint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6B28E768"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23263C"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7EBD16" w14:textId="77777777" w:rsidR="00E56E52" w:rsidRDefault="00000000">
            <w:r>
              <w:rPr>
                <w:b/>
                <w:bCs/>
                <w:color w:val="FFFFFF"/>
              </w:rPr>
              <w:t>Status Target</w:t>
            </w:r>
          </w:p>
        </w:tc>
      </w:tr>
      <w:tr w:rsidR="00E56E52" w14:paraId="6D2EBA07"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268B6" w14:textId="77777777" w:rsidR="00E56E52" w:rsidRDefault="00000000">
            <w:r>
              <w:t>Unit testing selesai dan terdokumentasi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7BF32" w14:textId="77777777" w:rsidR="00E56E52" w:rsidRDefault="00000000">
            <w:r>
              <w:t>✓</w:t>
            </w:r>
          </w:p>
        </w:tc>
      </w:tr>
      <w:tr w:rsidR="00E56E52" w14:paraId="7D2577DA"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388B8" w14:textId="77777777" w:rsidR="00E56E52" w:rsidRDefault="00000000">
            <w:r>
              <w:t>Integration testing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0BD29" w14:textId="77777777" w:rsidR="00E56E52" w:rsidRDefault="00000000">
            <w:r>
              <w:t>✓</w:t>
            </w:r>
          </w:p>
        </w:tc>
      </w:tr>
      <w:tr w:rsidR="00E56E52" w14:paraId="0929BCAA"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3DB9C" w14:textId="77777777" w:rsidR="00E56E52" w:rsidRDefault="00000000">
            <w:r>
              <w:t>Usability testing pada pengguna nyata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CC6F6" w14:textId="77777777" w:rsidR="00E56E52" w:rsidRDefault="00000000">
            <w:r>
              <w:t>✓</w:t>
            </w:r>
          </w:p>
        </w:tc>
      </w:tr>
      <w:tr w:rsidR="00E56E52" w14:paraId="3C0BED1A"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6B73" w14:textId="77777777" w:rsidR="00E56E52" w:rsidRDefault="00000000">
            <w:r>
              <w:t>Expert validation oleh praktisi OmorfoShop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1DC43" w14:textId="77777777" w:rsidR="00E56E52" w:rsidRDefault="00000000">
            <w:r>
              <w:t>✓</w:t>
            </w:r>
          </w:p>
        </w:tc>
      </w:tr>
      <w:tr w:rsidR="00E56E52" w14:paraId="74072AC3"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3D477" w14:textId="77777777" w:rsidR="00E56E52" w:rsidRDefault="00000000">
            <w:r>
              <w:t>Bug fixing selesai berdasarkan temuan testing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AA0CA" w14:textId="77777777" w:rsidR="00E56E52" w:rsidRDefault="00000000">
            <w:r>
              <w:t>✓</w:t>
            </w:r>
          </w:p>
        </w:tc>
      </w:tr>
      <w:tr w:rsidR="00E56E52" w14:paraId="0752583C"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082AF" w14:textId="77777777" w:rsidR="00E56E52" w:rsidRDefault="00000000">
            <w:r>
              <w:t>Validation report tersedia (skor rata-rata + masukan kualitatif)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2598C" w14:textId="77777777" w:rsidR="00E56E52" w:rsidRDefault="00000000">
            <w:r>
              <w:t>✓</w:t>
            </w:r>
          </w:p>
        </w:tc>
      </w:tr>
    </w:tbl>
    <w:p w14:paraId="7D0F9962" w14:textId="77777777" w:rsidR="00E56E52" w:rsidRDefault="00000000">
      <w:r>
        <w:br w:type="page"/>
      </w:r>
    </w:p>
    <w:p w14:paraId="5A7C4F84" w14:textId="77777777" w:rsidR="00E56E52" w:rsidRDefault="00000000">
      <w:pPr>
        <w:pStyle w:val="Heading1"/>
      </w:pPr>
      <w:r>
        <w:lastRenderedPageBreak/>
        <w:t>FASE 10 — DEPLOYMENT &amp; DOCUMENTATION</w:t>
      </w:r>
    </w:p>
    <w:p w14:paraId="6E037229" w14:textId="77777777" w:rsidR="00E56E52" w:rsidRDefault="00000000">
      <w:pPr>
        <w:spacing w:before="80" w:after="80"/>
      </w:pPr>
      <w:r>
        <w:rPr>
          <w:b/>
          <w:bCs/>
          <w:color w:val="2E75B6"/>
        </w:rPr>
        <w:t>(Checkpoint 10)</w:t>
      </w:r>
    </w:p>
    <w:p w14:paraId="153F8EBA" w14:textId="77777777" w:rsidR="00E56E52" w:rsidRDefault="00000000">
      <w:pPr>
        <w:spacing w:before="80" w:after="80"/>
      </w:pPr>
      <w:r>
        <w:t>Mempublikasikan sistem ke lingkungan online dan menyelesaikan seluruh dokumentasi penelitian.</w:t>
      </w:r>
    </w:p>
    <w:p w14:paraId="4253248D" w14:textId="77777777" w:rsidR="00E56E52" w:rsidRDefault="00E56E52"/>
    <w:p w14:paraId="0AAE0ACB" w14:textId="77777777" w:rsidR="00E56E52" w:rsidRDefault="00000000">
      <w:pPr>
        <w:pStyle w:val="Heading2"/>
      </w:pPr>
      <w:r>
        <w:t>10.1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758A2B5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E0D1DB"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DF9CAB" w14:textId="77777777" w:rsidR="00E56E52" w:rsidRDefault="00000000">
            <w:r>
              <w:rPr>
                <w:b/>
                <w:bCs/>
                <w:color w:val="FFFFFF"/>
              </w:rPr>
              <w:t>Requirement</w:t>
            </w:r>
          </w:p>
        </w:tc>
      </w:tr>
      <w:tr w:rsidR="00E56E52" w14:paraId="4EC677BF"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E16BA" w14:textId="77777777" w:rsidR="00E56E52" w:rsidRDefault="00000000">
            <w:r>
              <w:t>FR-10.1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AC14D" w14:textId="77777777" w:rsidR="00E56E52" w:rsidRDefault="00000000">
            <w:r>
              <w:t>Sistem harus dapat di-deploy ke Streamlit Cloud (atau platform alternatif jika melampaui batas memori).</w:t>
            </w:r>
          </w:p>
        </w:tc>
      </w:tr>
      <w:tr w:rsidR="00E56E52" w14:paraId="510E57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CACE2" w14:textId="77777777" w:rsidR="00E56E52" w:rsidRDefault="00000000">
            <w:r>
              <w:t>FR-10.2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336A" w14:textId="77777777" w:rsidR="00E56E52" w:rsidRDefault="00000000">
            <w:r>
              <w:t>Sistem harus memiliki dokumentasi penggunaan dashboard yang dapat dipahami pengguna non-teknis.</w:t>
            </w:r>
          </w:p>
        </w:tc>
      </w:tr>
      <w:tr w:rsidR="00E56E52" w14:paraId="251FC9DF"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15CDD" w14:textId="77777777" w:rsidR="00E56E52" w:rsidRDefault="00000000">
            <w:r>
              <w:t>FR-10.3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C455E4" w14:textId="77777777" w:rsidR="00E56E52" w:rsidRDefault="00000000">
            <w:r>
              <w:t>Sistem harus memiliki README project yang lengkap (cara instalasi, cara penggunaan, struktur project).</w:t>
            </w:r>
          </w:p>
        </w:tc>
      </w:tr>
      <w:tr w:rsidR="00E56E52" w14:paraId="039314B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032C6" w14:textId="77777777" w:rsidR="00E56E52" w:rsidRDefault="00000000">
            <w:r>
              <w:t>FR-10.4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8A9B3" w14:textId="77777777" w:rsidR="00E56E52" w:rsidRDefault="00000000">
            <w:r>
              <w:t>Sistem harus memiliki mekanisme logging untuk mendeteksi error dan memantau performa.</w:t>
            </w:r>
          </w:p>
        </w:tc>
      </w:tr>
      <w:tr w:rsidR="00E56E52" w14:paraId="6D4FEC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E7E68" w14:textId="77777777" w:rsidR="00E56E52" w:rsidRDefault="00000000">
            <w:r>
              <w:t>FR-10.5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43206" w14:textId="77777777" w:rsidR="00E56E52" w:rsidRDefault="00000000">
            <w:r>
              <w:t>Repository GitHub harus bersih, terstruktur, dan memiliki .gitignore yang sesuai.</w:t>
            </w:r>
          </w:p>
        </w:tc>
      </w:tr>
    </w:tbl>
    <w:p w14:paraId="2E362EF7" w14:textId="77777777" w:rsidR="00E56E52" w:rsidRDefault="00E56E52"/>
    <w:p w14:paraId="6FB4760C" w14:textId="77777777" w:rsidR="00E56E52" w:rsidRDefault="00000000">
      <w:pPr>
        <w:pStyle w:val="Heading2"/>
      </w:pPr>
      <w:r>
        <w:t>10.2 Deployment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171E3B97"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9218CAA" w14:textId="77777777" w:rsidR="00E56E52" w:rsidRDefault="00000000">
            <w:r>
              <w:rPr>
                <w:i/>
                <w:iCs/>
              </w:rPr>
              <w:t>CATATAN: Streamlit Cloud versi gratis memiliki batas memori ~1GB. Model IndoBERT (~500MB) berpotensi melampaui batas ini. Siapkan strategi mitigasi (lihat Section Risk &amp; Mitigation).</w:t>
            </w:r>
          </w:p>
        </w:tc>
      </w:tr>
    </w:tbl>
    <w:p w14:paraId="7DE0BDA2"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56E52" w14:paraId="4557DDD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D7EF61" w14:textId="77777777" w:rsidR="00E56E52" w:rsidRDefault="00000000">
            <w:r>
              <w:rPr>
                <w:b/>
                <w:bCs/>
                <w:color w:val="FFFFFF"/>
              </w:rPr>
              <w:t>Komponen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073C12" w14:textId="77777777" w:rsidR="00E56E52" w:rsidRDefault="00000000">
            <w:r>
              <w:rPr>
                <w:b/>
                <w:bCs/>
                <w:color w:val="FFFFFF"/>
              </w:rPr>
              <w:t>Platform</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86497" w14:textId="77777777" w:rsidR="00E56E52" w:rsidRDefault="00000000">
            <w:r>
              <w:rPr>
                <w:b/>
                <w:bCs/>
                <w:color w:val="FFFFFF"/>
              </w:rPr>
              <w:t>Keterangan</w:t>
            </w:r>
          </w:p>
        </w:tc>
      </w:tr>
      <w:tr w:rsidR="00E56E52" w14:paraId="2B579C8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5FA36" w14:textId="77777777" w:rsidR="00E56E52" w:rsidRDefault="00000000">
            <w:r>
              <w:t>Dashboard Web App</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CCE8C" w14:textId="77777777" w:rsidR="00E56E52" w:rsidRDefault="00000000">
            <w:r>
              <w:t>Streamlit Cloud</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C9E0A" w14:textId="77777777" w:rsidR="00E56E52" w:rsidRDefault="00000000">
            <w:r>
              <w:t>Deployment utama; siapkan alternatif (Hugging Face Spaces) jika memori kurang</w:t>
            </w:r>
          </w:p>
        </w:tc>
      </w:tr>
      <w:tr w:rsidR="00E56E52" w14:paraId="43D9458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DD2E5" w14:textId="77777777" w:rsidR="00E56E52" w:rsidRDefault="00000000">
            <w:r>
              <w:t>Model 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076D5" w14:textId="77777777" w:rsidR="00E56E52" w:rsidRDefault="00000000">
            <w:r>
              <w:t>Hugging Face Hub atau Google Drive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B827A" w14:textId="77777777" w:rsidR="00E56E52" w:rsidRDefault="00000000">
            <w:r>
              <w:t>Simpan model weight secara terpisah; load saat startup dashboard</w:t>
            </w:r>
          </w:p>
        </w:tc>
      </w:tr>
      <w:tr w:rsidR="00E56E52" w14:paraId="18BF05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4D49A0" w14:textId="77777777" w:rsidR="00E56E52" w:rsidRDefault="00000000">
            <w:r>
              <w:t>Repository Kode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E4317" w14:textId="77777777" w:rsidR="00E56E52" w:rsidRDefault="00000000">
            <w:r>
              <w:t>GitHub</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30732A" w14:textId="77777777" w:rsidR="00E56E52" w:rsidRDefault="00000000">
            <w:r>
              <w:t>Repository publik dengan dokumentasi lengkap</w:t>
            </w:r>
          </w:p>
        </w:tc>
      </w:tr>
      <w:tr w:rsidR="00E56E52" w14:paraId="018DD6B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8B17A" w14:textId="77777777" w:rsidR="00E56E52" w:rsidRDefault="00000000">
            <w:r>
              <w:t>Dataset Publik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D77A0" w14:textId="77777777" w:rsidR="00E56E52" w:rsidRDefault="00000000">
            <w:r>
              <w:t>Tetap di sumber asli (IndoNLU, Kaggle)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31AF3" w14:textId="77777777" w:rsidR="00E56E52" w:rsidRDefault="00000000">
            <w:r>
              <w:t>Tidak perlu re-upload; gunakan link ke sumber asli</w:t>
            </w:r>
          </w:p>
        </w:tc>
      </w:tr>
    </w:tbl>
    <w:p w14:paraId="3972D677" w14:textId="77777777" w:rsidR="00E56E52" w:rsidRDefault="00E56E52"/>
    <w:p w14:paraId="059A5E9D" w14:textId="77777777" w:rsidR="00E56E52" w:rsidRDefault="00000000">
      <w:pPr>
        <w:pStyle w:val="Heading2"/>
      </w:pPr>
      <w:r>
        <w:t>10.3 Documentation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E56E52" w14:paraId="29E3293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2C61A3" w14:textId="77777777" w:rsidR="00E56E52" w:rsidRDefault="00000000">
            <w:r>
              <w:rPr>
                <w:b/>
                <w:bCs/>
                <w:color w:val="FFFFFF"/>
              </w:rPr>
              <w:t>Dokumen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A7152" w14:textId="77777777" w:rsidR="00E56E52" w:rsidRDefault="00000000">
            <w:r>
              <w:rPr>
                <w:b/>
                <w:bCs/>
                <w:color w:val="FFFFFF"/>
              </w:rPr>
              <w:t>Isi</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CA3F17" w14:textId="77777777" w:rsidR="00E56E52" w:rsidRDefault="00000000">
            <w:r>
              <w:rPr>
                <w:b/>
                <w:bCs/>
                <w:color w:val="FFFFFF"/>
              </w:rPr>
              <w:t>Format</w:t>
            </w:r>
          </w:p>
        </w:tc>
      </w:tr>
      <w:tr w:rsidR="00E56E52" w14:paraId="57C7A6F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06D30" w14:textId="77777777" w:rsidR="00E56E52" w:rsidRDefault="00000000">
            <w:r>
              <w:t>README.md</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96DE1" w14:textId="77777777" w:rsidR="00E56E52" w:rsidRDefault="00000000">
            <w:r>
              <w:t>Cara instalasi, cara menjalankan, struktur project, daftar dependency, cara interpretasi dashboard</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D9275B" w14:textId="77777777" w:rsidR="00E56E52" w:rsidRDefault="00000000">
            <w:r>
              <w:t>Markdown (GitHub)</w:t>
            </w:r>
          </w:p>
        </w:tc>
      </w:tr>
      <w:tr w:rsidR="00E56E52" w14:paraId="4F17D30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75C8" w14:textId="77777777" w:rsidR="00E56E52" w:rsidRDefault="00000000">
            <w:r>
              <w:t>API Docs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937C6" w14:textId="77777777" w:rsidR="00E56E52" w:rsidRDefault="00000000">
            <w:r>
              <w:t>Struktur module, fungsi utama, parameter input/output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D70AA" w14:textId="77777777" w:rsidR="00E56E52" w:rsidRDefault="00000000">
            <w:r>
              <w:t>Docstring Python / Markdown</w:t>
            </w:r>
          </w:p>
        </w:tc>
      </w:tr>
      <w:tr w:rsidR="00E56E52" w14:paraId="2CE0A68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082A0E" w14:textId="77777777" w:rsidR="00E56E52" w:rsidRDefault="00000000">
            <w:r>
              <w:t>User Guide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24BDB" w14:textId="77777777" w:rsidR="00E56E52" w:rsidRDefault="00000000">
            <w:r>
              <w:t>Panduan penggunaan dashboard step-by-step untuk pengguna non-teknis</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4D231" w14:textId="77777777" w:rsidR="00E56E52" w:rsidRDefault="00000000">
            <w:r>
              <w:t>PDF atau Markdown</w:t>
            </w:r>
          </w:p>
        </w:tc>
      </w:tr>
      <w:tr w:rsidR="00E56E52" w14:paraId="0E85C2D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04A5A" w14:textId="77777777" w:rsidR="00E56E52" w:rsidRDefault="00000000">
            <w:r>
              <w:lastRenderedPageBreak/>
              <w:t>Hyperparameter Log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12DF9" w14:textId="77777777" w:rsidR="00E56E52" w:rsidRDefault="00000000">
            <w:r>
              <w:t>Tabel eksperimen focused random search dan justifikasi konfigurasi terpilih</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D63AC" w14:textId="77777777" w:rsidR="00E56E52" w:rsidRDefault="00000000">
            <w:r>
              <w:t>CSV + Markdown</w:t>
            </w:r>
          </w:p>
        </w:tc>
      </w:tr>
      <w:tr w:rsidR="00E56E52" w14:paraId="223007D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131B0" w14:textId="77777777" w:rsidR="00E56E52" w:rsidRDefault="00000000">
            <w:r>
              <w:t>Evaluation Report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BF685" w14:textId="77777777" w:rsidR="00E56E52" w:rsidRDefault="00000000">
            <w:r>
              <w:t>Hasil evaluasi model (accuracy, F1, confusion matrix, learning curve, cross-validation)</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D0E08" w14:textId="77777777" w:rsidR="00E56E52" w:rsidRDefault="00000000">
            <w:r>
              <w:t>JSON + PDF</w:t>
            </w:r>
          </w:p>
        </w:tc>
      </w:tr>
      <w:tr w:rsidR="00E56E52" w14:paraId="3B6D802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9D97D" w14:textId="77777777" w:rsidR="00E56E52" w:rsidRDefault="00000000">
            <w:r>
              <w:t>Validation Report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95917" w14:textId="77777777" w:rsidR="00E56E52" w:rsidRDefault="00000000">
            <w:r>
              <w:t>Hasil expert validation (skor kuesioner, masukan kualitatif, penyempurnaan yang dilakukan)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BA88A" w14:textId="77777777" w:rsidR="00E56E52" w:rsidRDefault="00000000">
            <w:r>
              <w:t>PDF</w:t>
            </w:r>
          </w:p>
        </w:tc>
      </w:tr>
    </w:tbl>
    <w:p w14:paraId="72DA906A" w14:textId="77777777" w:rsidR="00E56E52" w:rsidRDefault="00E56E52"/>
    <w:p w14:paraId="45E32573" w14:textId="77777777" w:rsidR="00E56E52" w:rsidRDefault="00000000">
      <w:pPr>
        <w:pStyle w:val="Heading2"/>
      </w:pPr>
      <w:r>
        <w:t>10.4 Deliverables Checkpoint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1C06C90D" w14:textId="77777777">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2078D5"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C844DE" w14:textId="77777777" w:rsidR="00E56E52" w:rsidRDefault="00000000">
            <w:r>
              <w:rPr>
                <w:b/>
                <w:bCs/>
                <w:color w:val="FFFFFF"/>
              </w:rPr>
              <w:t>Status Target</w:t>
            </w:r>
          </w:p>
        </w:tc>
      </w:tr>
      <w:tr w:rsidR="00E56E52" w14:paraId="7038867E"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5BA760" w14:textId="77777777" w:rsidR="00E56E52" w:rsidRDefault="00000000">
            <w:r>
              <w:t>Dashboard online dan dapat diakses publik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0FBCC" w14:textId="77777777" w:rsidR="00E56E52" w:rsidRDefault="00000000">
            <w:r>
              <w:t>✓</w:t>
            </w:r>
          </w:p>
        </w:tc>
      </w:tr>
      <w:tr w:rsidR="00E56E52" w14:paraId="564072DC"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C7141" w14:textId="77777777" w:rsidR="00E56E52" w:rsidRDefault="00000000">
            <w:r>
              <w:t>Repository GitHub selesai dengan dokumentasi lengkap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1B096" w14:textId="77777777" w:rsidR="00E56E52" w:rsidRDefault="00000000">
            <w:r>
              <w:t>✓</w:t>
            </w:r>
          </w:p>
        </w:tc>
      </w:tr>
      <w:tr w:rsidR="00E56E52" w14:paraId="08FE872F"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3523E" w14:textId="77777777" w:rsidR="00E56E52" w:rsidRDefault="00000000">
            <w:r>
              <w:t>README.md lengkap dan informatif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6D2B7" w14:textId="77777777" w:rsidR="00E56E52" w:rsidRDefault="00000000">
            <w:r>
              <w:t>✓</w:t>
            </w:r>
          </w:p>
        </w:tc>
      </w:tr>
      <w:tr w:rsidR="00E56E52" w14:paraId="3C5662AE"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4C6BE" w14:textId="77777777" w:rsidR="00E56E52" w:rsidRDefault="00000000">
            <w:r>
              <w:t>User Guide tersedia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92CBF" w14:textId="77777777" w:rsidR="00E56E52" w:rsidRDefault="00000000">
            <w:r>
              <w:t>✓</w:t>
            </w:r>
          </w:p>
        </w:tc>
      </w:tr>
      <w:tr w:rsidR="00E56E52" w14:paraId="75FABB7B"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1493C0" w14:textId="77777777" w:rsidR="00E56E52" w:rsidRDefault="00000000">
            <w:r>
              <w:t>Evaluation report final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750984" w14:textId="77777777" w:rsidR="00E56E52" w:rsidRDefault="00000000">
            <w:r>
              <w:t>✓</w:t>
            </w:r>
          </w:p>
        </w:tc>
      </w:tr>
      <w:tr w:rsidR="00E56E52" w14:paraId="7366405D" w14:textId="77777777">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7562B" w14:textId="77777777" w:rsidR="00E56E52" w:rsidRDefault="00000000">
            <w:r>
              <w:t>Validation report tersedia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18C75" w14:textId="77777777" w:rsidR="00E56E52" w:rsidRDefault="00000000">
            <w:r>
              <w:t>✓</w:t>
            </w:r>
          </w:p>
        </w:tc>
      </w:tr>
      <w:tr w:rsidR="00E56E52" w14:paraId="537888AA" w14:textId="77777777">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02426" w14:textId="77777777" w:rsidR="00E56E52" w:rsidRDefault="00000000">
            <w:r>
              <w:t>Sistem siap untuk demo seminar hasil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7A317" w14:textId="77777777" w:rsidR="00E56E52" w:rsidRDefault="00000000">
            <w:r>
              <w:t>✓</w:t>
            </w:r>
          </w:p>
        </w:tc>
      </w:tr>
    </w:tbl>
    <w:p w14:paraId="521FBD65" w14:textId="77777777" w:rsidR="00E56E52" w:rsidRDefault="00000000">
      <w:r>
        <w:br w:type="page"/>
      </w:r>
    </w:p>
    <w:p w14:paraId="26B1AB27" w14:textId="77777777" w:rsidR="00E56E52" w:rsidRDefault="00000000">
      <w:pPr>
        <w:pStyle w:val="Heading1"/>
      </w:pPr>
      <w:r>
        <w:lastRenderedPageBreak/>
        <w:t>IDENTIFIKASI RISIKO &amp; STRATEGI MITIGASI (BARU)</w:t>
      </w:r>
    </w:p>
    <w:p w14:paraId="08FFBA62" w14:textId="77777777" w:rsidR="00E56E52" w:rsidRDefault="00000000">
      <w:pPr>
        <w:spacing w:before="80" w:after="80"/>
      </w:pPr>
      <w:r>
        <w:t>Section ini merupakan tambahan kritis yang tidak ada di TRD versi lama. Berisi identifikasi risiko implementasi yang mungkin terjadi dan strategi mitigasinya.</w:t>
      </w:r>
    </w:p>
    <w:p w14:paraId="559DF274"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2142"/>
        <w:gridCol w:w="1541"/>
        <w:gridCol w:w="1742"/>
        <w:gridCol w:w="3094"/>
      </w:tblGrid>
      <w:tr w:rsidR="00E56E52" w14:paraId="4EEDF1CB" w14:textId="77777777">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6B3677" w14:textId="77777777" w:rsidR="00E56E52" w:rsidRDefault="00000000">
            <w:r>
              <w:rPr>
                <w:b/>
                <w:bCs/>
                <w:color w:val="FFFFFF"/>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154367" w14:textId="77777777" w:rsidR="00E56E52" w:rsidRDefault="00000000">
            <w:r>
              <w:rPr>
                <w:b/>
                <w:bCs/>
                <w:color w:val="FFFFFF"/>
              </w:rPr>
              <w:t>Risiko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C7ADE4" w14:textId="77777777" w:rsidR="00E56E52" w:rsidRDefault="00000000">
            <w:r>
              <w:rPr>
                <w:b/>
                <w:bCs/>
                <w:color w:val="FFFFFF"/>
              </w:rPr>
              <w:t>Dampak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66FE1D" w14:textId="77777777" w:rsidR="00E56E52" w:rsidRDefault="00000000">
            <w:r>
              <w:rPr>
                <w:b/>
                <w:bCs/>
                <w:color w:val="FFFFFF"/>
              </w:rPr>
              <w:t>Probabilitas</w:t>
            </w:r>
          </w:p>
        </w:tc>
        <w:tc>
          <w:tcPr>
            <w:tcW w:w="3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2F62CB" w14:textId="77777777" w:rsidR="00E56E52" w:rsidRDefault="00000000">
            <w:r>
              <w:rPr>
                <w:b/>
                <w:bCs/>
                <w:color w:val="FFFFFF"/>
              </w:rPr>
              <w:t>Strategi Mitigasi</w:t>
            </w:r>
          </w:p>
        </w:tc>
      </w:tr>
      <w:tr w:rsidR="00E56E52" w14:paraId="2C58236E" w14:textId="77777777">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1CFBE" w14:textId="77777777" w:rsidR="00E56E52" w:rsidRDefault="00000000">
            <w:r>
              <w:t>R-01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B5B14" w14:textId="77777777" w:rsidR="00E56E52" w:rsidRDefault="00000000">
            <w:r>
              <w:t>Keterbatasan GPU lokal (ASUS Vivobook dengan AMD Radeon Vega 7, bukan NVIDIA)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1EACE" w14:textId="77777777" w:rsidR="00E56E52" w:rsidRDefault="00000000">
            <w:r>
              <w:t>Training IndoBERT sangat lambat atau gagal pada GPU lokal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E9A0D3" w14:textId="77777777" w:rsidR="00E56E52" w:rsidRDefault="00000000">
            <w:r>
              <w:t>Tinggi</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B9D23" w14:textId="77777777" w:rsidR="00E56E52" w:rsidRDefault="00000000">
            <w:r>
              <w:t>Gunakan Google Colab (gratis) atau Google Colab Pro untuk training. Notebook training disiapkan khusus untuk environment Colab.</w:t>
            </w:r>
          </w:p>
        </w:tc>
      </w:tr>
      <w:tr w:rsidR="00E56E52" w14:paraId="377E72FA" w14:textId="77777777">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3F306" w14:textId="77777777" w:rsidR="00E56E52" w:rsidRDefault="00000000">
            <w:r>
              <w:t>R-02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12A2" w14:textId="77777777" w:rsidR="00E56E52" w:rsidRDefault="00000000">
            <w:r>
              <w:t>Streamlit Cloud versi gratis melampaui batas memori (~1GB) saat memuat model IndoBERT (~500MB)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AA872" w14:textId="77777777" w:rsidR="00E56E52" w:rsidRDefault="00000000">
            <w:r>
              <w:t>Dashboard tidak dapat di-deploy atau crash saat runtime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CDDDA" w14:textId="77777777" w:rsidR="00E56E52" w:rsidRDefault="00000000">
            <w:r>
              <w:t>Tinggi</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7D621" w14:textId="77777777" w:rsidR="00E56E52" w:rsidRDefault="00000000">
            <w:r>
              <w:t>Gunakan Hugging Face Spaces sebagai alternatif deployment. Pertimbangkan model quantization atau caching model di cloud storage.</w:t>
            </w:r>
          </w:p>
        </w:tc>
      </w:tr>
      <w:tr w:rsidR="00E56E52" w14:paraId="3CDC38E1" w14:textId="77777777">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0DA323" w14:textId="77777777" w:rsidR="00E56E52" w:rsidRDefault="00000000">
            <w:r>
              <w:t>R-03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81FAC" w14:textId="77777777" w:rsidR="00E56E52" w:rsidRDefault="00000000">
            <w:del w:id="76" w:author="Claude" w:date="2026-06-07T00:00:00Z">
              <w:r>
                <w:delText>Shopee memblokir atau membatasi web scraping (scraping statis OmorfoShop maupun dynamic URL scraper di dashboard)</w:delText>
              </w:r>
            </w:del>
            <w:ins w:id="77" w:author="Claude" w:date="2026-06-07T00:00:00Z">
              <w:r>
                <w:t>Akses Shopee Open Platform API terkendala (kredensial app belum disetujui, shop belum ter-authorize, atau token gagal di-refresh)</w:t>
              </w:r>
            </w:ins>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3FEE5" w14:textId="77777777" w:rsidR="00E56E52" w:rsidRDefault="00000000">
            <w:r>
              <w:t>Dataset implementasi tidak terkumpul atau tidak lengkap</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6894E" w14:textId="77777777" w:rsidR="00E56E52" w:rsidRDefault="00000000">
            <w:del w:id="78" w:author="Claude" w:date="2026-06-07T00:00:00Z">
              <w:r>
                <w:delText>Sedang</w:delText>
              </w:r>
            </w:del>
            <w:ins w:id="79" w:author="Claude" w:date="2026-06-07T00:00:00Z">
              <w:r>
                <w:t>Rendah–Sedang</w:t>
              </w:r>
            </w:ins>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E67AD" w14:textId="77777777" w:rsidR="00E56E52" w:rsidRDefault="00000000">
            <w:del w:id="80" w:author="Claude" w:date="2026-06-07T00:00:00Z">
              <w:r>
                <w:delText>Untuk scraping statis OmorfoShop: tambahkan delay &amp; lakukan bertahap; siapkan alternatif manual export. Untuk dynamic URL scraper di dashboard: implementasikan rate limiting (time.sleep 1,5 detik), error handler informatif, dan tampilkan notifikasi jika scraping gagal agar user dapat beralih ke input CSV.</w:delText>
              </w:r>
            </w:del>
            <w:ins w:id="81" w:author="Claude" w:date="2026-06-07T00:00:00Z">
              <w:r>
                <w:t>Daftarkan app di Shopee Open Platform sejak awal dan selesaikan otorisasi toko OmorfoShop. Implementasikan auto-refresh token (sebelum 4 jam) dan retry pada error API. Sediakan fallback input CSV (mis. export manual ulasan) bila API tidak tersedia, sehingga pengumpulan dataset tetap berjalan.</w:t>
              </w:r>
            </w:ins>
          </w:p>
        </w:tc>
      </w:tr>
      <w:tr w:rsidR="00E56E52" w14:paraId="0651343F" w14:textId="77777777">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EF244" w14:textId="77777777" w:rsidR="00E56E52" w:rsidRDefault="00000000">
            <w:r>
              <w:t>R-04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11570" w14:textId="77777777" w:rsidR="00E56E52" w:rsidRDefault="00000000">
            <w:r>
              <w:t>Class imbalance yang ekstrem pada unified dataset (selisih &gt; 25%)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03164" w14:textId="77777777" w:rsidR="00E56E52" w:rsidRDefault="00000000">
            <w:r>
              <w:t>Model bias terhadap kelas mayoritas, F1 macro rendah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3C302" w14:textId="77777777" w:rsidR="00E56E52" w:rsidRDefault="00000000">
            <w:r>
              <w:t>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D2355" w14:textId="77777777" w:rsidR="00E56E52" w:rsidRDefault="00000000">
            <w:r>
              <w:t>Terapkan strategi: stratified split + class weight adjustment. Jika masih ekstrem, terapkan back-translation untuk data augmentation kelas minoritas.</w:t>
            </w:r>
          </w:p>
        </w:tc>
      </w:tr>
      <w:tr w:rsidR="00E56E52" w14:paraId="5384A4CB" w14:textId="77777777">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E097C" w14:textId="77777777" w:rsidR="00E56E52" w:rsidRDefault="00000000">
            <w:r>
              <w:t>R-05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EC784" w14:textId="77777777" w:rsidR="00E56E52" w:rsidRDefault="00000000">
            <w:r>
              <w:t>Dataset SmSA atau Kaggle mengalami perubahan atau tidak tersedia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8FB54" w14:textId="77777777" w:rsidR="00E56E52" w:rsidRDefault="00000000">
            <w:r>
              <w:t>Training tidak dapat dilakukan dengan dataset yang direncanakan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5EA068" w14:textId="77777777" w:rsidR="00E56E52" w:rsidRDefault="00000000">
            <w:r>
              <w:t>Rendah</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C75EC" w14:textId="77777777" w:rsidR="00E56E52" w:rsidRDefault="00000000">
            <w:r>
              <w:t>Download dan simpan snapshot dataset secara lokal di awal penelitian. Dokumentasikan versi dataset yang digunakan.</w:t>
            </w:r>
          </w:p>
        </w:tc>
      </w:tr>
      <w:tr w:rsidR="00E56E52" w14:paraId="44B955D3" w14:textId="77777777">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2D338" w14:textId="77777777" w:rsidR="00E56E52" w:rsidRDefault="00000000">
            <w:r>
              <w:t>R-06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DCC28" w14:textId="77777777" w:rsidR="00E56E52" w:rsidRDefault="00000000">
            <w:r>
              <w:t>Performa model tidak mencapai target (F1 macro &lt; 85%)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DF8F1" w14:textId="77777777" w:rsidR="00E56E52" w:rsidRDefault="00000000">
            <w:r>
              <w:t>Gagal memenuhi requirement evaluasi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40A4C" w14:textId="77777777" w:rsidR="00E56E52" w:rsidRDefault="00000000">
            <w:r>
              <w:t>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C9CB" w14:textId="77777777" w:rsidR="00E56E52" w:rsidRDefault="00000000">
            <w:r>
              <w:t>Lakukan focused random search lebih luas. Coba learning rate berbeda. Periksa kualitas dataset (label noise). Dokumentasikan hasil meski tidak mencapai target.</w:t>
            </w:r>
          </w:p>
        </w:tc>
      </w:tr>
      <w:tr w:rsidR="00E56E52" w14:paraId="549BC810" w14:textId="77777777">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E5AC5" w14:textId="77777777" w:rsidR="00E56E52" w:rsidRDefault="00000000">
            <w:r>
              <w:t>R-07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8CE63F" w14:textId="77777777" w:rsidR="00E56E52" w:rsidRDefault="00000000">
            <w:r>
              <w:t>Inferensi IndoBERT lambat (&gt; 5 detik) saat dashboard digunakan di CPU</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9DEF1" w14:textId="77777777" w:rsidR="00E56E52" w:rsidRDefault="00000000">
            <w:r>
              <w:t>Pengalaman pengguna buruk; dashboard tidak responsif</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ABE82" w14:textId="77777777" w:rsidR="00E56E52" w:rsidRDefault="00000000">
            <w:r>
              <w:t>Sedang</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8B5DD7" w14:textId="77777777" w:rsidR="00E56E52" w:rsidRDefault="00000000">
            <w:r>
              <w:t>Implementasikan st.session_state untuk cache model. Batasi batch size inference. Tampilkan loading spinner saat proses berlangsung.</w:t>
            </w:r>
          </w:p>
        </w:tc>
      </w:tr>
      <w:tr w:rsidR="00E56E52" w14:paraId="03893329" w14:textId="77777777">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E82C" w14:textId="77777777" w:rsidR="00E56E52" w:rsidRDefault="00000000">
            <w:r>
              <w:lastRenderedPageBreak/>
              <w:t>R-08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E26F" w14:textId="77777777" w:rsidR="00E56E52" w:rsidRDefault="00000000">
            <w:r>
              <w:t>Validasi praktisi memberikan nilai rendah pada relevansi rekomendasi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C9F4E" w14:textId="77777777" w:rsidR="00E56E52" w:rsidRDefault="00000000">
            <w:r>
              <w:t>Kualitas rule-based mapping perlu diperbaiki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84B26" w14:textId="77777777" w:rsidR="00E56E52" w:rsidRDefault="00000000">
            <w:r>
              <w:t>Rendah–Sedang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7EC84" w14:textId="77777777" w:rsidR="00E56E52" w:rsidRDefault="00000000">
            <w:r>
              <w:t>Lakukan iterasi pada rule-based mapping berdasarkan masukan validasi. Siapkan sesi diskusi dengan praktisi untuk penyempurnaan sebelum finalisasi.</w:t>
            </w:r>
          </w:p>
        </w:tc>
      </w:tr>
      <w:tr w:rsidR="00000001" w14:paraId="0DCA0930" w14:textId="77777777">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C7001" w14:textId="77777777" w:rsidR="00000000" w:rsidRDefault="00000000">
            <w:r>
              <w:t>R-09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1B479" w14:textId="77777777" w:rsidR="00000000" w:rsidRDefault="00000000">
            <w:del w:id="82" w:author="Claude" w:date="2026-06-07T00:00:00Z">
              <w:r>
                <w:delText>Endpoint API Shopee tidak resmi berubah atau tidak tersedia, menyebabkan dynamic URL scraper gagal berfungsi</w:delText>
              </w:r>
            </w:del>
            <w:ins w:id="83" w:author="Claude" w:date="2026-06-07T00:00:00Z">
              <w:r>
                <w:t>Perubahan versi/deprecation pada Open Platform API atau kuota panggilan terlampaui, menyebabkan Connector gagal mengambil ulasan</w:t>
              </w:r>
            </w:ins>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56531" w14:textId="77777777" w:rsidR="00000000" w:rsidRDefault="00000000">
            <w:del w:id="84" w:author="Claude" w:date="2026-06-07T00:00:00Z">
              <w:r>
                <w:delText>Fitur URL scraper tidak berfungsi; pengguna harus beralih ke input CSV</w:delText>
              </w:r>
            </w:del>
            <w:ins w:id="85" w:author="Claude" w:date="2026-06-07T00:00:00Z">
              <w:r>
                <w:t>Fitur Connector tidak berfungsi; pengguna harus beralih ke input CSV</w:t>
              </w:r>
            </w:ins>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7DD79" w14:textId="77777777" w:rsidR="00000000" w:rsidRDefault="00000000">
            <w:r>
              <w:t>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8282C" w14:textId="77777777" w:rsidR="00000000" w:rsidRDefault="00000000">
            <w:del w:id="86" w:author="Claude" w:date="2026-06-07T00:00:00Z">
              <w:r>
                <w:delText>Tangani dengan try/except di dashboard; tampilkan notifikasi error yang jelas beserta panduan fallback ke input CSV. Fitur URL scraper bersifat opsional dan tidak mengganggu fungsi inti sistem. Catat endpoint API yang digunakan dalam dokumentasi untuk memudahkan update di masa mendatang.</w:delText>
              </w:r>
            </w:del>
            <w:ins w:id="87" w:author="Claude" w:date="2026-06-07T00:00:00Z">
              <w:r>
                <w:t>Tangani dengan try/except di dashboard; tampilkan notifikasi error yang jelas beserta panduan fallback ke input CSV. Fitur Connector bersifat opsional dan tidak mengganggu fungsi inti sistem. Catat versi API dan endpoint resmi yang digunakan dalam dokumentasi, serta pantau changelog Open Platform untuk memudahkan update di masa mendatang.</w:t>
              </w:r>
            </w:ins>
          </w:p>
        </w:tc>
      </w:tr>
    </w:tbl>
    <w:p w14:paraId="1ACF2AD1" w14:textId="77777777" w:rsidR="00E56E52" w:rsidRDefault="00000000">
      <w:r>
        <w:br w:type="page"/>
      </w:r>
    </w:p>
    <w:p w14:paraId="18AA4621" w14:textId="77777777" w:rsidR="00E56E52" w:rsidRDefault="00000000">
      <w:pPr>
        <w:pStyle w:val="Heading1"/>
      </w:pPr>
      <w:r>
        <w:lastRenderedPageBreak/>
        <w:t>ARSITEKTUR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3D5AC970"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57512E4A" w14:textId="77777777" w:rsidR="00E56E52" w:rsidRDefault="00000000">
            <w:r>
              <w:rPr>
                <w:rFonts w:ascii="Courier New" w:eastAsia="Courier New" w:hAnsi="Courier New" w:cs="Courier New"/>
                <w:color w:val="1F2937"/>
                <w:sz w:val="18"/>
                <w:szCs w:val="18"/>
              </w:rPr>
              <w:t>USER INPUT</w:t>
            </w:r>
          </w:p>
          <w:p w14:paraId="60699F9A" w14:textId="77777777" w:rsidR="00E56E52" w:rsidRDefault="00000000">
            <w:r>
              <w:rPr>
                <w:rFonts w:ascii="Courier New" w:eastAsia="Courier New" w:hAnsi="Courier New" w:cs="Courier New"/>
                <w:color w:val="1F2937"/>
                <w:sz w:val="18"/>
                <w:szCs w:val="18"/>
              </w:rPr>
              <w:t xml:space="preserve">   │</w:t>
            </w:r>
          </w:p>
          <w:p w14:paraId="4F1CC52A" w14:textId="77777777" w:rsidR="00E56E52" w:rsidRDefault="00000000">
            <w:r>
              <w:rPr>
                <w:rFonts w:ascii="Courier New" w:eastAsia="Courier New" w:hAnsi="Courier New" w:cs="Courier New"/>
                <w:color w:val="1F2937"/>
                <w:sz w:val="18"/>
                <w:szCs w:val="18"/>
              </w:rPr>
              <w:t xml:space="preserve">   ├─ [CSV Batch Upload]        ─────────────────┐</w:t>
            </w:r>
          </w:p>
          <w:p w14:paraId="1DC4BD84" w14:textId="77777777" w:rsidR="00000000" w:rsidRDefault="00000000">
            <w:del w:id="88" w:author="Claude" w:date="2026-06-07T00:00:00Z">
              <w:r>
                <w:rPr>
                  <w:rFonts w:ascii="Courier New" w:eastAsia="Courier New" w:hAnsi="Courier New" w:cs="Courier New"/>
                  <w:color w:val="1F2937"/>
                  <w:sz w:val="18"/>
                  <w:szCs w:val="18"/>
                </w:rPr>
                <w:delText xml:space="preserve">   └─ [Shopee URL] → URL Scraper ─────────────────┘</w:delText>
              </w:r>
            </w:del>
            <w:ins w:id="89" w:author="Claude" w:date="2026-06-07T00:00:00Z">
              <w:r>
                <w:rPr>
                  <w:rFonts w:ascii="Courier New" w:eastAsia="Courier New" w:hAnsi="Courier New" w:cs="Courier New"/>
                  <w:color w:val="1F2937"/>
                  <w:sz w:val="18"/>
                  <w:szCs w:val="18"/>
                </w:rPr>
                <w:t xml:space="preserve">   └─ [Pilih Produk] → Open Platform API ──────────┘</w:t>
              </w:r>
            </w:ins>
          </w:p>
          <w:p w14:paraId="1FA741F4" w14:textId="77777777" w:rsidR="00E56E52" w:rsidRDefault="00000000">
            <w:r>
              <w:rPr>
                <w:rFonts w:ascii="Courier New" w:eastAsia="Courier New" w:hAnsi="Courier New" w:cs="Courier New"/>
                <w:color w:val="1F2937"/>
                <w:sz w:val="18"/>
                <w:szCs w:val="18"/>
              </w:rPr>
              <w:t xml:space="preserve">                                                   ↓</w:t>
            </w:r>
          </w:p>
          <w:p w14:paraId="6E99EEAD" w14:textId="77777777" w:rsidR="00E56E52" w:rsidRDefault="00000000">
            <w:r>
              <w:rPr>
                <w:rFonts w:ascii="Courier New" w:eastAsia="Courier New" w:hAnsi="Courier New" w:cs="Courier New"/>
                <w:color w:val="1F2937"/>
                <w:sz w:val="18"/>
                <w:szCs w:val="18"/>
              </w:rPr>
              <w:t xml:space="preserve">                              ┌─────────────────────────────┐</w:t>
            </w:r>
          </w:p>
          <w:p w14:paraId="2266562A" w14:textId="77777777" w:rsidR="00E56E52" w:rsidRDefault="00000000">
            <w:r>
              <w:rPr>
                <w:rFonts w:ascii="Courier New" w:eastAsia="Courier New" w:hAnsi="Courier New" w:cs="Courier New"/>
                <w:color w:val="1F2937"/>
                <w:sz w:val="18"/>
                <w:szCs w:val="18"/>
              </w:rPr>
              <w:t xml:space="preserve">                              │   PREPROCESSING MODULE      │</w:t>
            </w:r>
          </w:p>
          <w:p w14:paraId="4B0451B7" w14:textId="77777777" w:rsidR="00E56E52" w:rsidRDefault="00000000">
            <w:r>
              <w:rPr>
                <w:rFonts w:ascii="Courier New" w:eastAsia="Courier New" w:hAnsi="Courier New" w:cs="Courier New"/>
                <w:color w:val="1F2937"/>
                <w:sz w:val="18"/>
                <w:szCs w:val="18"/>
              </w:rPr>
              <w:t xml:space="preserve">                              │   Case Folding → Text       │</w:t>
            </w:r>
          </w:p>
          <w:p w14:paraId="7FBFA5C1" w14:textId="77777777" w:rsidR="00E56E52" w:rsidRDefault="00000000">
            <w:r>
              <w:rPr>
                <w:rFonts w:ascii="Courier New" w:eastAsia="Courier New" w:hAnsi="Courier New" w:cs="Courier New"/>
                <w:color w:val="1F2937"/>
                <w:sz w:val="18"/>
                <w:szCs w:val="18"/>
              </w:rPr>
              <w:t xml:space="preserve">                              │   Cleaning → Tokenization   │</w:t>
            </w:r>
          </w:p>
          <w:p w14:paraId="7646D9DE" w14:textId="77777777" w:rsidR="00E56E52" w:rsidRDefault="00000000">
            <w:r>
              <w:rPr>
                <w:rFonts w:ascii="Courier New" w:eastAsia="Courier New" w:hAnsi="Courier New" w:cs="Courier New"/>
                <w:color w:val="1F2937"/>
                <w:sz w:val="18"/>
                <w:szCs w:val="18"/>
              </w:rPr>
              <w:t xml:space="preserve">                              │   (tanpa stemming/stopword) │</w:t>
            </w:r>
          </w:p>
          <w:p w14:paraId="17210420" w14:textId="77777777" w:rsidR="00E56E52" w:rsidRDefault="00000000">
            <w:r>
              <w:rPr>
                <w:rFonts w:ascii="Courier New" w:eastAsia="Courier New" w:hAnsi="Courier New" w:cs="Courier New"/>
                <w:color w:val="1F2937"/>
                <w:sz w:val="18"/>
                <w:szCs w:val="18"/>
              </w:rPr>
              <w:t xml:space="preserve">                              └──────────────┬──────────────┘</w:t>
            </w:r>
          </w:p>
          <w:p w14:paraId="68A7F772" w14:textId="77777777" w:rsidR="00E56E52" w:rsidRDefault="00000000">
            <w:r>
              <w:rPr>
                <w:rFonts w:ascii="Courier New" w:eastAsia="Courier New" w:hAnsi="Courier New" w:cs="Courier New"/>
                <w:color w:val="1F2937"/>
                <w:sz w:val="18"/>
                <w:szCs w:val="18"/>
              </w:rPr>
              <w:t xml:space="preserve">                                             ↓</w:t>
            </w:r>
          </w:p>
          <w:p w14:paraId="0ECCB69F" w14:textId="77777777" w:rsidR="00E56E52" w:rsidRDefault="00000000">
            <w:r>
              <w:rPr>
                <w:rFonts w:ascii="Courier New" w:eastAsia="Courier New" w:hAnsi="Courier New" w:cs="Courier New"/>
                <w:color w:val="1F2937"/>
                <w:sz w:val="18"/>
                <w:szCs w:val="18"/>
              </w:rPr>
              <w:t xml:space="preserve">                              ┌─────────────────────────────┐</w:t>
            </w:r>
          </w:p>
          <w:p w14:paraId="5E869BF2" w14:textId="77777777" w:rsidR="00E56E52" w:rsidRDefault="00000000">
            <w:r>
              <w:rPr>
                <w:rFonts w:ascii="Courier New" w:eastAsia="Courier New" w:hAnsi="Courier New" w:cs="Courier New"/>
                <w:color w:val="1F2937"/>
                <w:sz w:val="18"/>
                <w:szCs w:val="18"/>
              </w:rPr>
              <w:t xml:space="preserve">                              │   INDOBERT MODEL            │</w:t>
            </w:r>
          </w:p>
          <w:p w14:paraId="6D1976DE" w14:textId="77777777" w:rsidR="00E56E52" w:rsidRDefault="00000000">
            <w:r>
              <w:rPr>
                <w:rFonts w:ascii="Courier New" w:eastAsia="Courier New" w:hAnsi="Courier New" w:cs="Courier New"/>
                <w:color w:val="1F2937"/>
                <w:sz w:val="18"/>
                <w:szCs w:val="18"/>
              </w:rPr>
              <w:t xml:space="preserve">                              │   indolem/indobert-base-    │</w:t>
            </w:r>
          </w:p>
          <w:p w14:paraId="04F20854" w14:textId="77777777" w:rsidR="00E56E52" w:rsidRDefault="00000000">
            <w:r>
              <w:rPr>
                <w:rFonts w:ascii="Courier New" w:eastAsia="Courier New" w:hAnsi="Courier New" w:cs="Courier New"/>
                <w:color w:val="1F2937"/>
                <w:sz w:val="18"/>
                <w:szCs w:val="18"/>
              </w:rPr>
              <w:t xml:space="preserve">                              │   uncased (fine-tuned)      │</w:t>
            </w:r>
          </w:p>
          <w:p w14:paraId="543644B9" w14:textId="77777777" w:rsidR="00E56E52" w:rsidRDefault="00000000">
            <w:r>
              <w:rPr>
                <w:rFonts w:ascii="Courier New" w:eastAsia="Courier New" w:hAnsi="Courier New" w:cs="Courier New"/>
                <w:color w:val="1F2937"/>
                <w:sz w:val="18"/>
                <w:szCs w:val="18"/>
              </w:rPr>
              <w:t xml:space="preserve">                              └──────────────┬──────────────┘</w:t>
            </w:r>
          </w:p>
          <w:p w14:paraId="40F74E9D" w14:textId="77777777" w:rsidR="00E56E52" w:rsidRDefault="00000000">
            <w:r>
              <w:rPr>
                <w:rFonts w:ascii="Courier New" w:eastAsia="Courier New" w:hAnsi="Courier New" w:cs="Courier New"/>
                <w:color w:val="1F2937"/>
                <w:sz w:val="18"/>
                <w:szCs w:val="18"/>
              </w:rPr>
              <w:t xml:space="preserve">                                             ↓</w:t>
            </w:r>
          </w:p>
          <w:p w14:paraId="6A8FBBF8" w14:textId="77777777" w:rsidR="00E56E52" w:rsidRDefault="00000000">
            <w:r>
              <w:rPr>
                <w:rFonts w:ascii="Courier New" w:eastAsia="Courier New" w:hAnsi="Courier New" w:cs="Courier New"/>
                <w:color w:val="1F2937"/>
                <w:sz w:val="18"/>
                <w:szCs w:val="18"/>
              </w:rPr>
              <w:t xml:space="preserve">                         ┌─────────────────────────────────────┐</w:t>
            </w:r>
          </w:p>
          <w:p w14:paraId="272AF841" w14:textId="77777777" w:rsidR="00E56E52" w:rsidRDefault="00000000">
            <w:r>
              <w:rPr>
                <w:rFonts w:ascii="Courier New" w:eastAsia="Courier New" w:hAnsi="Courier New" w:cs="Courier New"/>
                <w:color w:val="1F2937"/>
                <w:sz w:val="18"/>
                <w:szCs w:val="18"/>
              </w:rPr>
              <w:t xml:space="preserve">                         │   SENTIMENT CLASSIFICATION           │</w:t>
            </w:r>
          </w:p>
          <w:p w14:paraId="3682A351" w14:textId="77777777" w:rsidR="00E56E52" w:rsidRDefault="00000000">
            <w:r>
              <w:rPr>
                <w:rFonts w:ascii="Courier New" w:eastAsia="Courier New" w:hAnsi="Courier New" w:cs="Courier New"/>
                <w:color w:val="1F2937"/>
                <w:sz w:val="18"/>
                <w:szCs w:val="18"/>
              </w:rPr>
              <w:t xml:space="preserve">                         │   Positif / Negatif / Netral         │</w:t>
            </w:r>
          </w:p>
          <w:p w14:paraId="4CC01BC3" w14:textId="77777777" w:rsidR="00E56E52" w:rsidRDefault="00000000">
            <w:r>
              <w:rPr>
                <w:rFonts w:ascii="Courier New" w:eastAsia="Courier New" w:hAnsi="Courier New" w:cs="Courier New"/>
                <w:color w:val="1F2937"/>
                <w:sz w:val="18"/>
                <w:szCs w:val="18"/>
              </w:rPr>
              <w:t xml:space="preserve">                         │   + Confidence Score                 │</w:t>
            </w:r>
          </w:p>
          <w:p w14:paraId="00F5F0AB" w14:textId="77777777" w:rsidR="00E56E52" w:rsidRDefault="00000000">
            <w:r>
              <w:rPr>
                <w:rFonts w:ascii="Courier New" w:eastAsia="Courier New" w:hAnsi="Courier New" w:cs="Courier New"/>
                <w:color w:val="1F2937"/>
                <w:sz w:val="18"/>
                <w:szCs w:val="18"/>
              </w:rPr>
              <w:t xml:space="preserve">                         └──────────────────┬──────────────────┘</w:t>
            </w:r>
          </w:p>
          <w:p w14:paraId="761E8804" w14:textId="77777777" w:rsidR="00E56E52" w:rsidRDefault="00000000">
            <w:r>
              <w:rPr>
                <w:rFonts w:ascii="Courier New" w:eastAsia="Courier New" w:hAnsi="Courier New" w:cs="Courier New"/>
                <w:color w:val="1F2937"/>
                <w:sz w:val="18"/>
                <w:szCs w:val="18"/>
              </w:rPr>
              <w:t xml:space="preserve">                                            ↓</w:t>
            </w:r>
          </w:p>
          <w:p w14:paraId="0C54EEA1" w14:textId="77777777" w:rsidR="00E56E52" w:rsidRDefault="00000000">
            <w:r>
              <w:rPr>
                <w:rFonts w:ascii="Courier New" w:eastAsia="Courier New" w:hAnsi="Courier New" w:cs="Courier New"/>
                <w:color w:val="1F2937"/>
                <w:sz w:val="18"/>
                <w:szCs w:val="18"/>
              </w:rPr>
              <w:t xml:space="preserve">                         ┌─────────────────────────────────────┐</w:t>
            </w:r>
          </w:p>
          <w:p w14:paraId="3153482B" w14:textId="77777777" w:rsidR="00E56E52" w:rsidRDefault="00000000">
            <w:r>
              <w:rPr>
                <w:rFonts w:ascii="Courier New" w:eastAsia="Courier New" w:hAnsi="Courier New" w:cs="Courier New"/>
                <w:color w:val="1F2937"/>
                <w:sz w:val="18"/>
                <w:szCs w:val="18"/>
              </w:rPr>
              <w:t xml:space="preserve">                         │   RULE-BASED MAPPING ENGINE          │</w:t>
            </w:r>
          </w:p>
          <w:p w14:paraId="63045D81" w14:textId="77777777" w:rsidR="00E56E52" w:rsidRDefault="00000000">
            <w:r>
              <w:rPr>
                <w:rFonts w:ascii="Courier New" w:eastAsia="Courier New" w:hAnsi="Courier New" w:cs="Courier New"/>
                <w:color w:val="1F2937"/>
                <w:sz w:val="18"/>
                <w:szCs w:val="18"/>
              </w:rPr>
              <w:t xml:space="preserve">                         │   Distribusi Sentimen → Kondisi      │</w:t>
            </w:r>
          </w:p>
          <w:p w14:paraId="39840D6F" w14:textId="77777777" w:rsidR="00E56E52" w:rsidRDefault="00000000">
            <w:r>
              <w:rPr>
                <w:rFonts w:ascii="Courier New" w:eastAsia="Courier New" w:hAnsi="Courier New" w:cs="Courier New"/>
                <w:color w:val="1F2937"/>
                <w:sz w:val="18"/>
                <w:szCs w:val="18"/>
              </w:rPr>
              <w:t xml:space="preserve">                         │   (Excellent/Good/Moderate/Poor/     │</w:t>
            </w:r>
          </w:p>
          <w:p w14:paraId="1A042090" w14:textId="77777777" w:rsidR="00E56E52" w:rsidRDefault="00000000">
            <w:r>
              <w:rPr>
                <w:rFonts w:ascii="Courier New" w:eastAsia="Courier New" w:hAnsi="Courier New" w:cs="Courier New"/>
                <w:color w:val="1F2937"/>
                <w:sz w:val="18"/>
                <w:szCs w:val="18"/>
              </w:rPr>
              <w:t xml:space="preserve">                         │    Mixed) → Strategi Pemasaran       │</w:t>
            </w:r>
          </w:p>
          <w:p w14:paraId="2B61E17F" w14:textId="77777777" w:rsidR="00E56E52" w:rsidRDefault="00000000">
            <w:r>
              <w:rPr>
                <w:rFonts w:ascii="Courier New" w:eastAsia="Courier New" w:hAnsi="Courier New" w:cs="Courier New"/>
                <w:color w:val="1F2937"/>
                <w:sz w:val="18"/>
                <w:szCs w:val="18"/>
              </w:rPr>
              <w:t xml:space="preserve">                         └──────────────────┬──────────────────┘</w:t>
            </w:r>
          </w:p>
          <w:p w14:paraId="65148CEB" w14:textId="77777777" w:rsidR="00E56E52" w:rsidRDefault="00000000">
            <w:r>
              <w:rPr>
                <w:rFonts w:ascii="Courier New" w:eastAsia="Courier New" w:hAnsi="Courier New" w:cs="Courier New"/>
                <w:color w:val="1F2937"/>
                <w:sz w:val="18"/>
                <w:szCs w:val="18"/>
              </w:rPr>
              <w:t xml:space="preserve">                                            ↓</w:t>
            </w:r>
          </w:p>
          <w:p w14:paraId="606EEDA8" w14:textId="77777777" w:rsidR="00E56E52" w:rsidRDefault="00000000">
            <w:r>
              <w:rPr>
                <w:rFonts w:ascii="Courier New" w:eastAsia="Courier New" w:hAnsi="Courier New" w:cs="Courier New"/>
                <w:color w:val="1F2937"/>
                <w:sz w:val="18"/>
                <w:szCs w:val="18"/>
              </w:rPr>
              <w:t xml:space="preserve">                         ┌─────────────────────────────────────┐</w:t>
            </w:r>
          </w:p>
          <w:p w14:paraId="1AA04184" w14:textId="77777777" w:rsidR="00E56E52" w:rsidRDefault="00000000">
            <w:r>
              <w:rPr>
                <w:rFonts w:ascii="Courier New" w:eastAsia="Courier New" w:hAnsi="Courier New" w:cs="Courier New"/>
                <w:color w:val="1F2937"/>
                <w:sz w:val="18"/>
                <w:szCs w:val="18"/>
              </w:rPr>
              <w:t xml:space="preserve">                         │   DASHBOARD VISUALIZATION            │</w:t>
            </w:r>
          </w:p>
          <w:p w14:paraId="10FE259F" w14:textId="77777777" w:rsidR="00E56E52" w:rsidRDefault="00000000">
            <w:r>
              <w:rPr>
                <w:rFonts w:ascii="Courier New" w:eastAsia="Courier New" w:hAnsi="Courier New" w:cs="Courier New"/>
                <w:color w:val="1F2937"/>
                <w:sz w:val="18"/>
                <w:szCs w:val="18"/>
              </w:rPr>
              <w:t xml:space="preserve">                         │   Streamlit: Charts + Word Cloud +  │</w:t>
            </w:r>
          </w:p>
          <w:p w14:paraId="00F5EEE0" w14:textId="77777777" w:rsidR="00E56E52" w:rsidRDefault="00000000">
            <w:r>
              <w:rPr>
                <w:rFonts w:ascii="Courier New" w:eastAsia="Courier New" w:hAnsi="Courier New" w:cs="Courier New"/>
                <w:color w:val="1F2937"/>
                <w:sz w:val="18"/>
                <w:szCs w:val="18"/>
              </w:rPr>
              <w:t xml:space="preserve">                         │   Recommendation Panel + Settings   │</w:t>
            </w:r>
          </w:p>
          <w:p w14:paraId="75D9BDFF" w14:textId="77777777" w:rsidR="00E56E52" w:rsidRDefault="00000000">
            <w:r>
              <w:rPr>
                <w:rFonts w:ascii="Courier New" w:eastAsia="Courier New" w:hAnsi="Courier New" w:cs="Courier New"/>
                <w:color w:val="1F2937"/>
                <w:sz w:val="18"/>
                <w:szCs w:val="18"/>
              </w:rPr>
              <w:t xml:space="preserve">                         └─────────────────────────────────────┘</w:t>
            </w:r>
          </w:p>
        </w:tc>
      </w:tr>
    </w:tbl>
    <w:p w14:paraId="5EEE9EFC" w14:textId="77777777" w:rsidR="00E56E52" w:rsidRDefault="00000000">
      <w:r>
        <w:br w:type="page"/>
      </w:r>
    </w:p>
    <w:p w14:paraId="03560676" w14:textId="77777777" w:rsidR="00E56E52" w:rsidRDefault="00000000">
      <w:pPr>
        <w:pStyle w:val="Heading1"/>
      </w:pPr>
      <w:r>
        <w:lastRenderedPageBreak/>
        <w:t>DAFTAR CHECKPOINT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E56E52" w14:paraId="6A8C65A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429956" w14:textId="77777777" w:rsidR="00E56E52" w:rsidRDefault="00000000">
            <w:r>
              <w:rPr>
                <w:b/>
                <w:bCs/>
                <w:color w:val="FFFFFF"/>
              </w:rPr>
              <w:t>Checkpoint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014220" w14:textId="77777777" w:rsidR="00E56E52" w:rsidRDefault="00000000">
            <w:r>
              <w:rPr>
                <w:b/>
                <w:bCs/>
                <w:color w:val="FFFFFF"/>
              </w:rPr>
              <w:t>Fase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527CDA" w14:textId="77777777" w:rsidR="00E56E52" w:rsidRDefault="00000000">
            <w:r>
              <w:rPr>
                <w:b/>
                <w:bCs/>
                <w:color w:val="FFFFFF"/>
              </w:rPr>
              <w:t>Output Utama</w:t>
            </w:r>
          </w:p>
        </w:tc>
      </w:tr>
      <w:tr w:rsidR="00E56E52" w14:paraId="2B4A3B66"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482D3" w14:textId="77777777" w:rsidR="00E56E52" w:rsidRDefault="00000000">
            <w:r>
              <w:t>Checkpoint 1</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B933F" w14:textId="77777777" w:rsidR="00E56E52" w:rsidRDefault="00000000">
            <w:r>
              <w:t>Environment Setup</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0CB360" w14:textId="77777777" w:rsidR="00E56E52" w:rsidRDefault="00000000">
            <w:r>
              <w:t>Struktur project, virtual env, requirements.txt</w:t>
            </w:r>
          </w:p>
        </w:tc>
      </w:tr>
      <w:tr w:rsidR="00E56E52" w14:paraId="73D6D63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58382" w14:textId="77777777" w:rsidR="00E56E52" w:rsidRDefault="00000000">
            <w:r>
              <w:t>Checkpoint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2E8B1" w14:textId="77777777" w:rsidR="00E56E52" w:rsidRDefault="00000000">
            <w:r>
              <w:t>Data Collection &amp; Management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5BFAB" w14:textId="77777777" w:rsidR="00E56E52" w:rsidRDefault="00000000">
            <w:r>
              <w:t>Unified dataset (9K–12K), dataset OmorfoShop (1.2K), stratified split 80/10/10</w:t>
            </w:r>
          </w:p>
        </w:tc>
      </w:tr>
      <w:tr w:rsidR="00E56E52" w14:paraId="7AD9F652"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4E6AE" w14:textId="77777777" w:rsidR="00E56E52" w:rsidRDefault="00000000">
            <w:r>
              <w:t>Checkpoint 3</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26DDD" w14:textId="77777777" w:rsidR="00E56E52" w:rsidRDefault="00000000">
            <w:r>
              <w:t>Preprocessing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D8A27" w14:textId="77777777" w:rsidR="00E56E52" w:rsidRDefault="00000000">
            <w:r>
              <w:t>Pipeline preprocessing (tanpa stemming), dataset siap training</w:t>
            </w:r>
          </w:p>
        </w:tc>
      </w:tr>
      <w:tr w:rsidR="00E56E52" w14:paraId="0F0B3B6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BA73F" w14:textId="77777777" w:rsidR="00E56E52" w:rsidRDefault="00000000">
            <w:r>
              <w:t>Checkpoint 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BCE51" w14:textId="77777777" w:rsidR="00E56E52" w:rsidRDefault="00000000">
            <w:r>
              <w:t>Fine-Tuning IndoBERT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6B645" w14:textId="77777777" w:rsidR="00E56E52" w:rsidRDefault="00000000">
            <w:r>
              <w:t>Best model, hyperparameter log, 5-fold CV report, training log</w:t>
            </w:r>
          </w:p>
        </w:tc>
      </w:tr>
      <w:tr w:rsidR="00E56E52" w14:paraId="4AF4562A"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38D94" w14:textId="77777777" w:rsidR="00E56E52" w:rsidRDefault="00000000">
            <w:r>
              <w:t>Checkpoint 5</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B3D75" w14:textId="77777777" w:rsidR="00E56E52" w:rsidRDefault="00000000">
            <w:r>
              <w:t>Model Evaluation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1916A" w14:textId="77777777" w:rsidR="00E56E52" w:rsidRDefault="00000000">
            <w:r>
              <w:t>Metrik evaluasi (accuracy, F1 macro ≥85%), confusion matrix, learning curve</w:t>
            </w:r>
          </w:p>
        </w:tc>
      </w:tr>
      <w:tr w:rsidR="00E56E52" w14:paraId="3709C0E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A6E1D" w14:textId="77777777" w:rsidR="00E56E52" w:rsidRDefault="00000000">
            <w:r>
              <w:t>Checkpoint 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F14BF" w14:textId="77777777" w:rsidR="00E56E52" w:rsidRDefault="00000000">
            <w:r>
              <w:t>Sentiment Inference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B9E6D" w14:textId="77777777" w:rsidR="00E56E52" w:rsidRDefault="00000000">
            <w:r>
              <w:t>Inference engine (real-time &amp; batch), hasil prediksi OmorfoShop</w:t>
            </w:r>
          </w:p>
        </w:tc>
      </w:tr>
      <w:tr w:rsidR="00E56E52" w14:paraId="57FBA15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39F06E" w14:textId="77777777" w:rsidR="00E56E52" w:rsidRDefault="00000000">
            <w:r>
              <w:t>Checkpoint 7</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95A45" w14:textId="77777777" w:rsidR="00E56E52" w:rsidRDefault="00000000">
            <w:r>
              <w:t>Rule-Based Recommendation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8C649" w14:textId="77777777" w:rsidR="00E56E52" w:rsidRDefault="00000000">
            <w:r>
              <w:t>Rule engine 5 kategori, rekomendasi strategi pemasaran</w:t>
            </w:r>
          </w:p>
        </w:tc>
      </w:tr>
      <w:tr w:rsidR="00E56E52" w14:paraId="22A64F4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9FACB" w14:textId="77777777" w:rsidR="00E56E52" w:rsidRDefault="00000000">
            <w:r>
              <w:t>Checkpoint 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3CAC" w14:textId="77777777" w:rsidR="00E56E52" w:rsidRDefault="00000000">
            <w:r>
              <w:t>Dashboard Development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F874D" w14:textId="77777777" w:rsidR="00E56E52" w:rsidRDefault="00000000">
            <w:r>
              <w:t>Dashboard Streamlit 5 module (termasuk Settings &amp; Config)</w:t>
            </w:r>
          </w:p>
        </w:tc>
      </w:tr>
      <w:tr w:rsidR="00E56E52" w14:paraId="3C48482A"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BC9AE" w14:textId="77777777" w:rsidR="00E56E52" w:rsidRDefault="00000000">
            <w:r>
              <w:t>Checkpoint 9</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4FA37" w14:textId="77777777" w:rsidR="00E56E52" w:rsidRDefault="00000000">
            <w:r>
              <w:t>Testing &amp; Validation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F0004D" w14:textId="77777777" w:rsidR="00E56E52" w:rsidRDefault="00000000">
            <w:r>
              <w:t>Testing report, bug fix, validation report dari praktisi</w:t>
            </w:r>
          </w:p>
        </w:tc>
      </w:tr>
      <w:tr w:rsidR="00E56E52" w14:paraId="4BC00C5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543F5" w14:textId="77777777" w:rsidR="00E56E52" w:rsidRDefault="00000000">
            <w:r>
              <w:t>Checkpoint 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CD988" w14:textId="77777777" w:rsidR="00E56E52" w:rsidRDefault="00000000">
            <w:r>
              <w:t>Deployment &amp; Documentation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213D7" w14:textId="77777777" w:rsidR="00E56E52" w:rsidRDefault="00000000">
            <w:r>
              <w:t>Dashboard online, repository GitHub, dokumentasi lengkap</w:t>
            </w:r>
          </w:p>
        </w:tc>
      </w:tr>
    </w:tbl>
    <w:p w14:paraId="21A6AC18" w14:textId="77777777" w:rsidR="00E56E52" w:rsidRDefault="00E56E52"/>
    <w:p w14:paraId="1224CE91" w14:textId="77777777" w:rsidR="00E56E52" w:rsidRDefault="00E56E52"/>
    <w:p w14:paraId="29154CD8" w14:textId="77777777" w:rsidR="00E56E52" w:rsidRDefault="00000000">
      <w:pPr>
        <w:pStyle w:val="Heading1"/>
      </w:pPr>
      <w:r>
        <w:t>PENUTUP</w:t>
      </w:r>
    </w:p>
    <w:p w14:paraId="3131CED7" w14:textId="77777777" w:rsidR="00E56E52" w:rsidRDefault="00000000">
      <w:pPr>
        <w:spacing w:before="80" w:after="80"/>
      </w:pPr>
      <w:r>
        <w:t>Dokumen Technical Requirement Document (TRD) ini merupakan versi yang telah direvisi dan disempurnakan berdasarkan detail teknis yang tercantum dalam Proposal Revisi Final. Perubahan utama mencakup: (1) kelengkapan hyperparameter, (2) perbaikan threshold rule-based menjadi kondisi gabungan, (3) penambahan penanganan class imbalance, (4) penambahan 5-fold cross-validation, (5) penambahan modul Settings &amp; Configuration pada dashboard, dan (6) penambahan section Risk &amp; Mitigation untuk mempersiapkan implementasi yang lebih robust.</w:t>
      </w:r>
      <w:ins w:id="90" w:author="Claude" w:date="2026-06-07T00:00:00Z">
        <w:r>
          <w:t xml:space="preserve"> Pada revisi ini, metode pengumpulan dan pengambilan ulasan diubah dari web scraping menjadi Shopee Open Platform API (REST v2.0, OAuth2) dengan pendekatan Model A (Self-Developed App), sehingga sistem mengakses ulasan toko sendiri (OmorfoShop) melalui jalur resmi yang patuh ToS, lebih stabil, dan menghilangkan risiko pemblokiran scraping.</w:t>
        </w:r>
      </w:ins>
    </w:p>
    <w:p w14:paraId="5ED8D5CF" w14:textId="77777777" w:rsidR="00E56E52" w:rsidRDefault="00E56E52"/>
    <w:p w14:paraId="3F8F5FE2" w14:textId="77777777" w:rsidR="00E56E52" w:rsidRDefault="00000000">
      <w:pPr>
        <w:spacing w:before="80" w:after="80"/>
      </w:pPr>
      <w:r>
        <w:t>Dokumen ini disusun sebagai acuan pengembangan sistem analisis sentimen berbasis IndoBERT untuk mempermudah proses implementasi, monitoring progres, dan evaluasi tiap fase pengembangan sistem.</w:t>
      </w:r>
    </w:p>
    <w:sectPr w:rsidR="00E56E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F4788"/>
    <w:multiLevelType w:val="hybridMultilevel"/>
    <w:tmpl w:val="FFCE3586"/>
    <w:lvl w:ilvl="0" w:tplc="DAD2506C">
      <w:start w:val="1"/>
      <w:numFmt w:val="bullet"/>
      <w:lvlText w:val="•"/>
      <w:lvlJc w:val="left"/>
      <w:pPr>
        <w:ind w:left="720" w:hanging="360"/>
      </w:pPr>
    </w:lvl>
    <w:lvl w:ilvl="1" w:tplc="AAE21096">
      <w:numFmt w:val="decimal"/>
      <w:lvlText w:val=""/>
      <w:lvlJc w:val="left"/>
    </w:lvl>
    <w:lvl w:ilvl="2" w:tplc="99B8C268">
      <w:numFmt w:val="decimal"/>
      <w:lvlText w:val=""/>
      <w:lvlJc w:val="left"/>
    </w:lvl>
    <w:lvl w:ilvl="3" w:tplc="A9C20720">
      <w:numFmt w:val="decimal"/>
      <w:lvlText w:val=""/>
      <w:lvlJc w:val="left"/>
    </w:lvl>
    <w:lvl w:ilvl="4" w:tplc="D7768240">
      <w:numFmt w:val="decimal"/>
      <w:lvlText w:val=""/>
      <w:lvlJc w:val="left"/>
    </w:lvl>
    <w:lvl w:ilvl="5" w:tplc="58BCA3FA">
      <w:numFmt w:val="decimal"/>
      <w:lvlText w:val=""/>
      <w:lvlJc w:val="left"/>
    </w:lvl>
    <w:lvl w:ilvl="6" w:tplc="44EC784E">
      <w:numFmt w:val="decimal"/>
      <w:lvlText w:val=""/>
      <w:lvlJc w:val="left"/>
    </w:lvl>
    <w:lvl w:ilvl="7" w:tplc="E348F566">
      <w:numFmt w:val="decimal"/>
      <w:lvlText w:val=""/>
      <w:lvlJc w:val="left"/>
    </w:lvl>
    <w:lvl w:ilvl="8" w:tplc="D6AAB0C0">
      <w:numFmt w:val="decimal"/>
      <w:lvlText w:val=""/>
      <w:lvlJc w:val="left"/>
    </w:lvl>
  </w:abstractNum>
  <w:abstractNum w:abstractNumId="1" w15:restartNumberingAfterBreak="0">
    <w:nsid w:val="69BB0B4D"/>
    <w:multiLevelType w:val="hybridMultilevel"/>
    <w:tmpl w:val="8D20A5E4"/>
    <w:lvl w:ilvl="0" w:tplc="AE1A9966">
      <w:start w:val="1"/>
      <w:numFmt w:val="bullet"/>
      <w:lvlText w:val="●"/>
      <w:lvlJc w:val="left"/>
      <w:pPr>
        <w:ind w:left="720" w:hanging="360"/>
      </w:pPr>
    </w:lvl>
    <w:lvl w:ilvl="1" w:tplc="4A24CD4E">
      <w:start w:val="1"/>
      <w:numFmt w:val="bullet"/>
      <w:lvlText w:val="○"/>
      <w:lvlJc w:val="left"/>
      <w:pPr>
        <w:ind w:left="1440" w:hanging="360"/>
      </w:pPr>
    </w:lvl>
    <w:lvl w:ilvl="2" w:tplc="A6FCC01C">
      <w:start w:val="1"/>
      <w:numFmt w:val="bullet"/>
      <w:lvlText w:val="■"/>
      <w:lvlJc w:val="left"/>
      <w:pPr>
        <w:ind w:left="2160" w:hanging="360"/>
      </w:pPr>
    </w:lvl>
    <w:lvl w:ilvl="3" w:tplc="AD9605A6">
      <w:start w:val="1"/>
      <w:numFmt w:val="bullet"/>
      <w:lvlText w:val="●"/>
      <w:lvlJc w:val="left"/>
      <w:pPr>
        <w:ind w:left="2880" w:hanging="360"/>
      </w:pPr>
    </w:lvl>
    <w:lvl w:ilvl="4" w:tplc="1C32F130">
      <w:start w:val="1"/>
      <w:numFmt w:val="bullet"/>
      <w:lvlText w:val="○"/>
      <w:lvlJc w:val="left"/>
      <w:pPr>
        <w:ind w:left="3600" w:hanging="360"/>
      </w:pPr>
    </w:lvl>
    <w:lvl w:ilvl="5" w:tplc="758E453C">
      <w:start w:val="1"/>
      <w:numFmt w:val="bullet"/>
      <w:lvlText w:val="■"/>
      <w:lvlJc w:val="left"/>
      <w:pPr>
        <w:ind w:left="4320" w:hanging="360"/>
      </w:pPr>
    </w:lvl>
    <w:lvl w:ilvl="6" w:tplc="5D003F00">
      <w:start w:val="1"/>
      <w:numFmt w:val="bullet"/>
      <w:lvlText w:val="●"/>
      <w:lvlJc w:val="left"/>
      <w:pPr>
        <w:ind w:left="5040" w:hanging="360"/>
      </w:pPr>
    </w:lvl>
    <w:lvl w:ilvl="7" w:tplc="478074E6">
      <w:start w:val="1"/>
      <w:numFmt w:val="bullet"/>
      <w:lvlText w:val="●"/>
      <w:lvlJc w:val="left"/>
      <w:pPr>
        <w:ind w:left="5760" w:hanging="360"/>
      </w:pPr>
    </w:lvl>
    <w:lvl w:ilvl="8" w:tplc="30FEFAA0">
      <w:start w:val="1"/>
      <w:numFmt w:val="bullet"/>
      <w:lvlText w:val="●"/>
      <w:lvlJc w:val="left"/>
      <w:pPr>
        <w:ind w:left="6480" w:hanging="360"/>
      </w:pPr>
    </w:lvl>
  </w:abstractNum>
  <w:num w:numId="1" w16cid:durableId="1422877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52"/>
    <w:rsid w:val="001D3FC5"/>
    <w:rsid w:val="00336385"/>
    <w:rsid w:val="007862CA"/>
    <w:rsid w:val="00820575"/>
    <w:rsid w:val="00CD1441"/>
    <w:rsid w:val="00E42962"/>
    <w:rsid w:val="00E56E52"/>
    <w:rsid w:val="00F57D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E86E"/>
  <w15:docId w15:val="{CF5E0550-674C-4D64-90FC-0157EE10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7401</Words>
  <Characters>42188</Characters>
  <Application>Microsoft Office Word</Application>
  <DocSecurity>0</DocSecurity>
  <Lines>351</Lines>
  <Paragraphs>98</Paragraphs>
  <ScaleCrop>false</ScaleCrop>
  <Company/>
  <LinksUpToDate>false</LinksUpToDate>
  <CharactersWithSpaces>49491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Rahmatullah</cp:lastModifiedBy>
  <cp:revision>2</cp:revision>
  <dcterms:created xsi:type="dcterms:W3CDTF">2026-06-07T05:08:00Z</dcterms:created>
  <dcterms:modified xsi:type="dcterms:W3CDTF">2026-06-07T05:08:00Z</dcterms:modified>
</cp:coreProperties>
</file>